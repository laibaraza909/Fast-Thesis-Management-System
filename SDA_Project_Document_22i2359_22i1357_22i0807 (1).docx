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color="000000" w:space="1" w:sz="36" w:val="single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jc w:val="center"/>
        <w:rPr>
          <w:rFonts w:ascii="Lexend" w:cs="Lexend" w:eastAsia="Lexend" w:hAnsi="Lexend"/>
          <w:sz w:val="50"/>
          <w:szCs w:val="50"/>
          <w:vertAlign w:val="baseline"/>
        </w:rPr>
      </w:pPr>
      <w:r w:rsidDel="00000000" w:rsidR="00000000" w:rsidRPr="00000000">
        <w:rPr>
          <w:rFonts w:ascii="Lexend" w:cs="Lexend" w:eastAsia="Lexend" w:hAnsi="Lexend"/>
          <w:sz w:val="50"/>
          <w:szCs w:val="50"/>
          <w:vertAlign w:val="baseline"/>
          <w:rtl w:val="0"/>
        </w:rPr>
        <w:t xml:space="preserve">Software Requirements and Design Document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720" w:before="240" w:lineRule="auto"/>
        <w:rPr>
          <w:sz w:val="48"/>
          <w:szCs w:val="48"/>
          <w:shd w:fill="efefef" w:val="clear"/>
        </w:rPr>
      </w:pPr>
      <w:r w:rsidDel="00000000" w:rsidR="00000000" w:rsidRPr="00000000">
        <w:rPr>
          <w:rFonts w:ascii="Arial" w:cs="Arial" w:eastAsia="Arial" w:hAnsi="Arial"/>
          <w:b w:val="1"/>
          <w:sz w:val="48"/>
          <w:szCs w:val="48"/>
          <w:shd w:fill="efefef" w:val="clear"/>
          <w:rtl w:val="0"/>
        </w:rPr>
        <w:t xml:space="preserve">ByteVibes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jc w:val="left"/>
        <w:rPr>
          <w:sz w:val="50"/>
          <w:szCs w:val="50"/>
          <w:shd w:fill="efefef" w:val="clear"/>
          <w:vertAlign w:val="baseline"/>
        </w:rPr>
      </w:pPr>
      <w:r w:rsidDel="00000000" w:rsidR="00000000" w:rsidRPr="00000000">
        <w:rPr>
          <w:sz w:val="50"/>
          <w:szCs w:val="50"/>
          <w:shd w:fill="efefef" w:val="clear"/>
          <w:rtl w:val="0"/>
        </w:rPr>
        <w:t xml:space="preserve">JINX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720" w:before="240" w:line="240" w:lineRule="auto"/>
        <w:ind w:left="0" w:right="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Prepared by: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720" w:before="240" w:line="240" w:lineRule="auto"/>
        <w:ind w:left="720" w:right="0" w:firstLine="0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Laiba Raza  22i2359_F</w:t>
        <w:br w:type="textWrapping"/>
        <w:t xml:space="preserve">Tooba          22i1357_F</w:t>
        <w:br w:type="textWrapping"/>
        <w:t xml:space="preserve">Tooba Ali     22i0807_F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720" w:before="240" w:line="240" w:lineRule="auto"/>
        <w:ind w:left="0" w:right="0" w:firstLine="0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footerReference r:id="rId6" w:type="default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Date: 11/27/2024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Table of 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360"/>
              <w:tab w:val="right" w:leader="none" w:pos="9360"/>
            </w:tabs>
            <w:spacing w:after="0" w:before="60" w:line="240" w:lineRule="auto"/>
            <w:ind w:left="360" w:right="0" w:hanging="36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2,2,"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Table of Contents</w:t>
            <w:tab/>
          </w:r>
          <w:r w:rsidDel="00000000" w:rsidR="00000000" w:rsidRPr="00000000">
            <w:fldChar w:fldCharType="begin"/>
            <w:instrText xml:space="preserve"> PAGEREF _1pxezwc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ii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360"/>
              <w:tab w:val="right" w:leader="none" w:pos="9360"/>
            </w:tabs>
            <w:spacing w:after="0" w:before="60" w:line="240" w:lineRule="auto"/>
            <w:ind w:left="360" w:right="0" w:hanging="36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1.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Introduction</w:t>
            <w:tab/>
          </w:r>
          <w:r w:rsidDel="00000000" w:rsidR="00000000" w:rsidRPr="00000000">
            <w:fldChar w:fldCharType="begin"/>
            <w:instrText xml:space="preserve"> PAGEREF _49x2ik5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60"/>
              <w:tab w:val="left" w:leader="none" w:pos="960"/>
            </w:tabs>
            <w:spacing w:after="0" w:before="0" w:line="240" w:lineRule="auto"/>
            <w:ind w:left="27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1.1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Purpose</w:t>
            <w:tab/>
          </w:r>
          <w:r w:rsidDel="00000000" w:rsidR="00000000" w:rsidRPr="00000000">
            <w:fldChar w:fldCharType="begin"/>
            <w:instrText xml:space="preserve"> PAGEREF _2p2csry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60"/>
              <w:tab w:val="left" w:leader="none" w:pos="960"/>
            </w:tabs>
            <w:spacing w:after="0" w:before="0" w:line="240" w:lineRule="auto"/>
            <w:ind w:left="27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1.2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Product Scope</w:t>
            <w:tab/>
          </w:r>
          <w:r w:rsidDel="00000000" w:rsidR="00000000" w:rsidRPr="00000000">
            <w:fldChar w:fldCharType="begin"/>
            <w:instrText xml:space="preserve"> PAGEREF _147n2zr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60"/>
              <w:tab w:val="left" w:leader="none" w:pos="960"/>
            </w:tabs>
            <w:spacing w:after="0" w:before="0" w:line="240" w:lineRule="auto"/>
            <w:ind w:left="27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1.3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Title</w:t>
            <w:tab/>
          </w:r>
          <w:r w:rsidDel="00000000" w:rsidR="00000000" w:rsidRPr="00000000">
            <w:fldChar w:fldCharType="begin"/>
            <w:instrText xml:space="preserve"> PAGEREF _3o7alnk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60"/>
              <w:tab w:val="left" w:leader="none" w:pos="960"/>
            </w:tabs>
            <w:spacing w:after="0" w:before="0" w:line="240" w:lineRule="auto"/>
            <w:ind w:left="27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1.4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Objectives</w:t>
            <w:tab/>
          </w:r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60"/>
              <w:tab w:val="left" w:leader="none" w:pos="960"/>
            </w:tabs>
            <w:spacing w:after="0" w:before="0" w:line="240" w:lineRule="auto"/>
            <w:ind w:left="27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1.5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Problem Statement</w:t>
            <w:tab/>
          </w:r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360"/>
              <w:tab w:val="right" w:leader="none" w:pos="9360"/>
            </w:tabs>
            <w:spacing w:after="0" w:before="60" w:line="240" w:lineRule="auto"/>
            <w:ind w:left="360" w:right="0" w:hanging="36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2.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Overall Description</w:t>
            <w:tab/>
          </w:r>
          <w:r w:rsidDel="00000000" w:rsidR="00000000" w:rsidRPr="00000000">
            <w:fldChar w:fldCharType="begin"/>
            <w:instrText xml:space="preserve"> PAGEREF _23ckvvd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60"/>
              <w:tab w:val="left" w:leader="none" w:pos="960"/>
            </w:tabs>
            <w:spacing w:after="0" w:before="0" w:line="240" w:lineRule="auto"/>
            <w:ind w:left="27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2.1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Product Perspective</w:t>
            <w:tab/>
          </w:r>
          <w:r w:rsidDel="00000000" w:rsidR="00000000" w:rsidRPr="00000000">
            <w:fldChar w:fldCharType="begin"/>
            <w:instrText xml:space="preserve"> PAGEREF _ihv636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60"/>
              <w:tab w:val="left" w:leader="none" w:pos="960"/>
            </w:tabs>
            <w:spacing w:after="0" w:before="0" w:line="240" w:lineRule="auto"/>
            <w:ind w:left="27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2.2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Product Functions</w:t>
            <w:tab/>
          </w:r>
          <w:r w:rsidDel="00000000" w:rsidR="00000000" w:rsidRPr="00000000">
            <w:fldChar w:fldCharType="begin"/>
            <w:instrText xml:space="preserve"> PAGEREF _32hioqz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60"/>
              <w:tab w:val="left" w:leader="none" w:pos="960"/>
            </w:tabs>
            <w:spacing w:after="0" w:before="0" w:line="240" w:lineRule="auto"/>
            <w:ind w:left="27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2.3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List of Use Cases</w:t>
            <w:tab/>
          </w:r>
          <w:r w:rsidDel="00000000" w:rsidR="00000000" w:rsidRPr="00000000">
            <w:fldChar w:fldCharType="begin"/>
            <w:instrText xml:space="preserve"> PAGEREF _1hmsyys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60"/>
              <w:tab w:val="left" w:leader="none" w:pos="960"/>
            </w:tabs>
            <w:spacing w:after="0" w:before="0" w:line="240" w:lineRule="auto"/>
            <w:ind w:left="27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2.4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Extended Use Cases</w:t>
            <w:tab/>
          </w:r>
          <w:r w:rsidDel="00000000" w:rsidR="00000000" w:rsidRPr="00000000">
            <w:fldChar w:fldCharType="begin"/>
            <w:instrText xml:space="preserve"> PAGEREF _17dp8vu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60"/>
              <w:tab w:val="left" w:leader="none" w:pos="960"/>
            </w:tabs>
            <w:spacing w:after="0" w:before="0" w:line="240" w:lineRule="auto"/>
            <w:ind w:left="27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2.5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Use Case Diagram</w:t>
            <w:tab/>
          </w:r>
          <w:r w:rsidDel="00000000" w:rsidR="00000000" w:rsidRPr="00000000">
            <w:fldChar w:fldCharType="begin"/>
            <w:instrText xml:space="preserve"> PAGEREF _3rdcrjn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360"/>
              <w:tab w:val="right" w:leader="none" w:pos="9360"/>
            </w:tabs>
            <w:spacing w:after="0" w:before="60" w:line="240" w:lineRule="auto"/>
            <w:ind w:left="360" w:right="0" w:hanging="36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3.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Other Nonfunctional Requirements</w:t>
            <w:tab/>
          </w:r>
          <w:r w:rsidDel="00000000" w:rsidR="00000000" w:rsidRPr="00000000">
            <w:fldChar w:fldCharType="begin"/>
            <w:instrText xml:space="preserve"> PAGEREF _41mghml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60"/>
              <w:tab w:val="left" w:leader="none" w:pos="960"/>
            </w:tabs>
            <w:spacing w:after="0" w:before="0" w:line="240" w:lineRule="auto"/>
            <w:ind w:left="27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3.1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Performance Requirements</w:t>
            <w:tab/>
          </w:r>
          <w:r w:rsidDel="00000000" w:rsidR="00000000" w:rsidRPr="00000000">
            <w:fldChar w:fldCharType="begin"/>
            <w:instrText xml:space="preserve"> PAGEREF _lnxbz9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60"/>
              <w:tab w:val="left" w:leader="none" w:pos="960"/>
            </w:tabs>
            <w:spacing w:after="0" w:before="0" w:line="240" w:lineRule="auto"/>
            <w:ind w:left="27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3.2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Safety Requirements</w:t>
            <w:tab/>
          </w:r>
          <w:r w:rsidDel="00000000" w:rsidR="00000000" w:rsidRPr="00000000">
            <w:fldChar w:fldCharType="begin"/>
            <w:instrText xml:space="preserve"> PAGEREF _2grqrue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60"/>
              <w:tab w:val="left" w:leader="none" w:pos="960"/>
            </w:tabs>
            <w:spacing w:after="0" w:before="0" w:line="240" w:lineRule="auto"/>
            <w:ind w:left="27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3.3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Security Requirements</w:t>
            <w:tab/>
          </w:r>
          <w:r w:rsidDel="00000000" w:rsidR="00000000" w:rsidRPr="00000000">
            <w:fldChar w:fldCharType="begin"/>
            <w:instrText xml:space="preserve"> PAGEREF _vx1227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60"/>
              <w:tab w:val="left" w:leader="none" w:pos="960"/>
            </w:tabs>
            <w:spacing w:after="0" w:before="0" w:line="240" w:lineRule="auto"/>
            <w:ind w:left="27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3.4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Software Quality Attributes</w:t>
            <w:tab/>
          </w:r>
          <w:r w:rsidDel="00000000" w:rsidR="00000000" w:rsidRPr="00000000">
            <w:fldChar w:fldCharType="begin"/>
            <w:instrText xml:space="preserve"> PAGEREF _3fwokq0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60"/>
              <w:tab w:val="left" w:leader="none" w:pos="960"/>
            </w:tabs>
            <w:spacing w:after="0" w:before="0" w:line="240" w:lineRule="auto"/>
            <w:ind w:left="27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3.5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Business Rules</w:t>
            <w:tab/>
          </w:r>
          <w:r w:rsidDel="00000000" w:rsidR="00000000" w:rsidRPr="00000000">
            <w:fldChar w:fldCharType="begin"/>
            <w:instrText xml:space="preserve"> PAGEREF _1v1yuxt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60"/>
              <w:tab w:val="left" w:leader="none" w:pos="960"/>
            </w:tabs>
            <w:spacing w:after="0" w:before="0" w:line="240" w:lineRule="auto"/>
            <w:ind w:left="27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3.6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Operating Environment</w:t>
            <w:tab/>
          </w:r>
          <w:r w:rsidDel="00000000" w:rsidR="00000000" w:rsidRPr="00000000">
            <w:fldChar w:fldCharType="begin"/>
            <w:instrText xml:space="preserve"> PAGEREF _4f1mdlm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60"/>
              <w:tab w:val="left" w:leader="none" w:pos="960"/>
            </w:tabs>
            <w:spacing w:after="0" w:before="0" w:line="240" w:lineRule="auto"/>
            <w:ind w:left="27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3.7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User Interfaces</w:t>
            <w:tab/>
          </w:r>
          <w:r w:rsidDel="00000000" w:rsidR="00000000" w:rsidRPr="00000000">
            <w:fldChar w:fldCharType="begin"/>
            <w:instrText xml:space="preserve"> PAGEREF _3whwml4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360"/>
              <w:tab w:val="right" w:leader="none" w:pos="9360"/>
            </w:tabs>
            <w:spacing w:after="0" w:before="60" w:line="240" w:lineRule="auto"/>
            <w:ind w:left="360" w:right="0" w:hanging="36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4.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Domain Model</w:t>
            <w:tab/>
          </w:r>
          <w:r w:rsidDel="00000000" w:rsidR="00000000" w:rsidRPr="00000000">
            <w:fldChar w:fldCharType="begin"/>
            <w:instrText xml:space="preserve"> PAGEREF _2u6wntf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360"/>
              <w:tab w:val="right" w:leader="none" w:pos="9360"/>
            </w:tabs>
            <w:spacing w:after="0" w:before="60" w:line="240" w:lineRule="auto"/>
            <w:ind w:left="360" w:right="0" w:hanging="36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5.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System Sequence Diagram</w:t>
            <w:tab/>
          </w:r>
          <w:r w:rsidDel="00000000" w:rsidR="00000000" w:rsidRPr="00000000">
            <w:fldChar w:fldCharType="begin"/>
            <w:instrText xml:space="preserve"> PAGEREF _2bn6wsx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360"/>
              <w:tab w:val="right" w:leader="none" w:pos="9360"/>
            </w:tabs>
            <w:spacing w:after="0" w:before="60" w:line="240" w:lineRule="auto"/>
            <w:ind w:left="360" w:right="0" w:hanging="36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6.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Sequence Diagram</w:t>
            <w:tab/>
          </w:r>
          <w:r w:rsidDel="00000000" w:rsidR="00000000" w:rsidRPr="00000000">
            <w:fldChar w:fldCharType="begin"/>
            <w:instrText xml:space="preserve"> PAGEREF _qsh70q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360"/>
              <w:tab w:val="right" w:leader="none" w:pos="9360"/>
            </w:tabs>
            <w:spacing w:after="0" w:before="60" w:line="240" w:lineRule="auto"/>
            <w:ind w:left="360" w:right="0" w:hanging="36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7.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Class Diagram</w:t>
            <w:tab/>
          </w:r>
          <w:r w:rsidDel="00000000" w:rsidR="00000000" w:rsidRPr="00000000">
            <w:fldChar w:fldCharType="begin"/>
            <w:instrText xml:space="preserve"> PAGEREF _3as4poj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360"/>
              <w:tab w:val="right" w:leader="none" w:pos="9360"/>
            </w:tabs>
            <w:spacing w:after="0" w:before="60" w:line="240" w:lineRule="auto"/>
            <w:ind w:left="360" w:right="0" w:hanging="36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8.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Package Diagram</w:t>
            <w:tab/>
          </w:r>
          <w:r w:rsidDel="00000000" w:rsidR="00000000" w:rsidRPr="00000000">
            <w:fldChar w:fldCharType="begin"/>
            <w:instrText xml:space="preserve"> PAGEREF _19c6y18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360"/>
              <w:tab w:val="right" w:leader="none" w:pos="9360"/>
            </w:tabs>
            <w:spacing w:after="0" w:before="60" w:line="240" w:lineRule="auto"/>
            <w:ind w:left="360" w:right="0" w:hanging="36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9.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Deployment Diagram</w:t>
            <w:tab/>
          </w:r>
          <w:r w:rsidDel="00000000" w:rsidR="00000000" w:rsidRPr="00000000">
            <w:fldChar w:fldCharType="begin"/>
            <w:instrText xml:space="preserve"> PAGEREF _3tbugp1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b w:val="0"/>
          <w:vertAlign w:val="baseline"/>
        </w:rPr>
        <w:sectPr>
          <w:headerReference r:id="rId7" w:type="default"/>
          <w:footerReference r:id="rId8" w:type="default"/>
          <w:type w:val="nextPage"/>
          <w:pgSz w:h="15840" w:w="12240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numPr>
          <w:ilvl w:val="0"/>
          <w:numId w:val="5"/>
        </w:numPr>
        <w:ind w:left="0" w:firstLine="0"/>
        <w:rPr/>
      </w:pPr>
      <w:bookmarkStart w:colFirst="0" w:colLast="0" w:name="_30j0zll" w:id="1"/>
      <w:bookmarkEnd w:id="1"/>
      <w:r w:rsidDel="00000000" w:rsidR="00000000" w:rsidRPr="00000000">
        <w:rPr>
          <w:b w:val="1"/>
          <w:vertAlign w:val="baseline"/>
          <w:rtl w:val="0"/>
        </w:rPr>
        <w:t xml:space="preserve">Introduction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2"/>
        <w:numPr>
          <w:ilvl w:val="1"/>
          <w:numId w:val="5"/>
        </w:numPr>
        <w:ind w:left="0" w:firstLine="0"/>
        <w:rPr/>
      </w:pPr>
      <w:bookmarkStart w:colFirst="0" w:colLast="0" w:name="_1fob9te" w:id="2"/>
      <w:bookmarkEnd w:id="2"/>
      <w:r w:rsidDel="00000000" w:rsidR="00000000" w:rsidRPr="00000000">
        <w:rPr>
          <w:b w:val="1"/>
          <w:vertAlign w:val="baseline"/>
          <w:rtl w:val="0"/>
        </w:rPr>
        <w:t xml:space="preserve">Purpose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The FAST Thesis Management System (FTMS) is designed to streamline and automate the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thesis management process for students and faculty members at FAST University.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2"/>
        <w:numPr>
          <w:ilvl w:val="1"/>
          <w:numId w:val="5"/>
        </w:numPr>
        <w:ind w:left="0" w:firstLine="0"/>
        <w:rPr/>
      </w:pPr>
      <w:r w:rsidDel="00000000" w:rsidR="00000000" w:rsidRPr="00000000">
        <w:rPr>
          <w:b w:val="1"/>
          <w:vertAlign w:val="baseline"/>
          <w:rtl w:val="0"/>
        </w:rPr>
        <w:t xml:space="preserve">Product Scope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/>
      </w:pPr>
      <w:r w:rsidDel="00000000" w:rsidR="00000000" w:rsidRPr="00000000">
        <w:rPr>
          <w:rtl w:val="0"/>
        </w:rPr>
        <w:t xml:space="preserve">Previously, thesis management at FAST University has primarily been conducted manually,</w:t>
      </w:r>
    </w:p>
    <w:p w:rsidR="00000000" w:rsidDel="00000000" w:rsidP="00000000" w:rsidRDefault="00000000" w:rsidRPr="00000000" w14:paraId="0000002E">
      <w:pPr>
        <w:jc w:val="both"/>
        <w:rPr/>
      </w:pPr>
      <w:r w:rsidDel="00000000" w:rsidR="00000000" w:rsidRPr="00000000">
        <w:rPr>
          <w:rtl w:val="0"/>
        </w:rPr>
        <w:t xml:space="preserve">relying heavily on paper-based processes and communication through emails, particularly</w:t>
      </w:r>
    </w:p>
    <w:p w:rsidR="00000000" w:rsidDel="00000000" w:rsidP="00000000" w:rsidRDefault="00000000" w:rsidRPr="00000000" w14:paraId="0000002F">
      <w:pPr>
        <w:jc w:val="both"/>
        <w:rPr/>
      </w:pPr>
      <w:r w:rsidDel="00000000" w:rsidR="00000000" w:rsidRPr="00000000">
        <w:rPr>
          <w:rtl w:val="0"/>
        </w:rPr>
        <w:t xml:space="preserve">using Gmail. By implementing the FTMS, FAST University will support academic success and</w:t>
      </w:r>
    </w:p>
    <w:p w:rsidR="00000000" w:rsidDel="00000000" w:rsidP="00000000" w:rsidRDefault="00000000" w:rsidRPr="00000000" w14:paraId="00000030">
      <w:pPr>
        <w:jc w:val="both"/>
        <w:rPr/>
      </w:pPr>
      <w:r w:rsidDel="00000000" w:rsidR="00000000" w:rsidRPr="00000000">
        <w:rPr>
          <w:rtl w:val="0"/>
        </w:rPr>
        <w:t xml:space="preserve">administrative effectiveness, setting a new standard for thesis management within the institution.</w:t>
      </w:r>
    </w:p>
    <w:p w:rsidR="00000000" w:rsidDel="00000000" w:rsidP="00000000" w:rsidRDefault="00000000" w:rsidRPr="00000000" w14:paraId="00000031">
      <w:pPr>
        <w:pStyle w:val="Heading2"/>
        <w:ind w:firstLine="0"/>
        <w:rPr>
          <w:vertAlign w:val="baseline"/>
        </w:rPr>
      </w:pPr>
      <w:r w:rsidDel="00000000" w:rsidR="00000000" w:rsidRPr="00000000">
        <w:rPr>
          <w:rtl w:val="0"/>
        </w:rPr>
        <w:t xml:space="preserve">1.3  </w:t>
      </w:r>
      <w:r w:rsidDel="00000000" w:rsidR="00000000" w:rsidRPr="00000000">
        <w:rPr>
          <w:b w:val="1"/>
          <w:vertAlign w:val="baseline"/>
          <w:rtl w:val="0"/>
        </w:rPr>
        <w:t xml:space="preserve">Title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Arial" w:cs="Arial" w:eastAsia="Arial" w:hAnsi="Arial"/>
          <w:i w:val="1"/>
        </w:rPr>
      </w:pPr>
      <w:bookmarkStart w:colFirst="0" w:colLast="0" w:name="_3znysh7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FAST Thesis Management System</w:t>
      </w:r>
    </w:p>
    <w:p w:rsidR="00000000" w:rsidDel="00000000" w:rsidP="00000000" w:rsidRDefault="00000000" w:rsidRPr="00000000" w14:paraId="00000034">
      <w:pPr>
        <w:pStyle w:val="Heading2"/>
        <w:ind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1.4  </w:t>
      </w:r>
      <w:r w:rsidDel="00000000" w:rsidR="00000000" w:rsidRPr="00000000">
        <w:rPr>
          <w:b w:val="1"/>
          <w:vertAlign w:val="baseline"/>
          <w:rtl w:val="0"/>
        </w:rPr>
        <w:t xml:space="preserve">Objectives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/>
      </w:pPr>
      <w:r w:rsidDel="00000000" w:rsidR="00000000" w:rsidRPr="00000000">
        <w:rPr>
          <w:rtl w:val="0"/>
        </w:rPr>
        <w:t xml:space="preserve">The primary objectives of the FAST Thesis Management System (FTMS) are to:</w:t>
      </w:r>
    </w:p>
    <w:p w:rsidR="00000000" w:rsidDel="00000000" w:rsidP="00000000" w:rsidRDefault="00000000" w:rsidRPr="00000000" w14:paraId="00000036">
      <w:pPr>
        <w:jc w:val="both"/>
        <w:rPr/>
      </w:pPr>
      <w:r w:rsidDel="00000000" w:rsidR="00000000" w:rsidRPr="00000000">
        <w:rPr>
          <w:rtl w:val="0"/>
        </w:rPr>
        <w:t xml:space="preserve">1. Streamline Thesis Submission and Approval Processes</w:t>
      </w:r>
    </w:p>
    <w:p w:rsidR="00000000" w:rsidDel="00000000" w:rsidP="00000000" w:rsidRDefault="00000000" w:rsidRPr="00000000" w14:paraId="00000037">
      <w:pPr>
        <w:jc w:val="both"/>
        <w:rPr/>
      </w:pPr>
      <w:r w:rsidDel="00000000" w:rsidR="00000000" w:rsidRPr="00000000">
        <w:rPr>
          <w:rtl w:val="0"/>
        </w:rPr>
        <w:t xml:space="preserve">2. Enhance Communication and Collaboration</w:t>
      </w:r>
    </w:p>
    <w:p w:rsidR="00000000" w:rsidDel="00000000" w:rsidP="00000000" w:rsidRDefault="00000000" w:rsidRPr="00000000" w14:paraId="00000038">
      <w:pPr>
        <w:jc w:val="both"/>
        <w:rPr/>
      </w:pPr>
      <w:r w:rsidDel="00000000" w:rsidR="00000000" w:rsidRPr="00000000">
        <w:rPr>
          <w:rtl w:val="0"/>
        </w:rPr>
        <w:t xml:space="preserve">3. Improve Progress Tracking and Transparency</w:t>
      </w:r>
    </w:p>
    <w:p w:rsidR="00000000" w:rsidDel="00000000" w:rsidP="00000000" w:rsidRDefault="00000000" w:rsidRPr="00000000" w14:paraId="00000039">
      <w:pPr>
        <w:jc w:val="both"/>
        <w:rPr/>
      </w:pPr>
      <w:r w:rsidDel="00000000" w:rsidR="00000000" w:rsidRPr="00000000">
        <w:rPr>
          <w:rtl w:val="0"/>
        </w:rPr>
        <w:t xml:space="preserve">4. Integrate with Existing University Systems</w:t>
      </w:r>
    </w:p>
    <w:p w:rsidR="00000000" w:rsidDel="00000000" w:rsidP="00000000" w:rsidRDefault="00000000" w:rsidRPr="00000000" w14:paraId="0000003A">
      <w:pPr>
        <w:jc w:val="both"/>
        <w:rPr/>
      </w:pPr>
      <w:r w:rsidDel="00000000" w:rsidR="00000000" w:rsidRPr="00000000">
        <w:rPr>
          <w:rtl w:val="0"/>
        </w:rPr>
        <w:t xml:space="preserve">5. Provide Advanced Reporting and Analytics</w:t>
      </w:r>
    </w:p>
    <w:p w:rsidR="00000000" w:rsidDel="00000000" w:rsidP="00000000" w:rsidRDefault="00000000" w:rsidRPr="00000000" w14:paraId="0000003B">
      <w:pPr>
        <w:jc w:val="both"/>
        <w:rPr/>
      </w:pPr>
      <w:r w:rsidDel="00000000" w:rsidR="00000000" w:rsidRPr="00000000">
        <w:rPr>
          <w:rtl w:val="0"/>
        </w:rPr>
        <w:t xml:space="preserve">6. Enhance User Experience</w:t>
      </w:r>
    </w:p>
    <w:p w:rsidR="00000000" w:rsidDel="00000000" w:rsidP="00000000" w:rsidRDefault="00000000" w:rsidRPr="00000000" w14:paraId="0000003C">
      <w:pPr>
        <w:jc w:val="both"/>
        <w:rPr/>
      </w:pPr>
      <w:r w:rsidDel="00000000" w:rsidR="00000000" w:rsidRPr="00000000">
        <w:rPr>
          <w:rtl w:val="0"/>
        </w:rPr>
        <w:t xml:space="preserve">7. Ensure Compliance with University Guidelines</w:t>
      </w:r>
    </w:p>
    <w:p w:rsidR="00000000" w:rsidDel="00000000" w:rsidP="00000000" w:rsidRDefault="00000000" w:rsidRPr="00000000" w14:paraId="0000003D">
      <w:pPr>
        <w:jc w:val="both"/>
        <w:rPr/>
      </w:pPr>
      <w:r w:rsidDel="00000000" w:rsidR="00000000" w:rsidRPr="00000000">
        <w:rPr>
          <w:rtl w:val="0"/>
        </w:rPr>
        <w:t xml:space="preserve">8. Centralize Thesis Documentation</w:t>
      </w:r>
    </w:p>
    <w:p w:rsidR="00000000" w:rsidDel="00000000" w:rsidP="00000000" w:rsidRDefault="00000000" w:rsidRPr="00000000" w14:paraId="0000003E">
      <w:pPr>
        <w:rPr>
          <w:rFonts w:ascii="Arial" w:cs="Arial" w:eastAsia="Arial" w:hAnsi="Arial"/>
          <w:sz w:val="22"/>
          <w:szCs w:val="22"/>
        </w:rPr>
      </w:pPr>
      <w:bookmarkStart w:colFirst="0" w:colLast="0" w:name="_tyjcwt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ind w:firstLine="0"/>
        <w:rPr>
          <w:vertAlign w:val="baseline"/>
        </w:rPr>
      </w:pPr>
      <w:r w:rsidDel="00000000" w:rsidR="00000000" w:rsidRPr="00000000">
        <w:rPr>
          <w:rtl w:val="0"/>
        </w:rPr>
        <w:t xml:space="preserve">1.5 </w:t>
      </w:r>
      <w:r w:rsidDel="00000000" w:rsidR="00000000" w:rsidRPr="00000000">
        <w:rPr>
          <w:b w:val="1"/>
          <w:vertAlign w:val="baseline"/>
          <w:rtl w:val="0"/>
        </w:rPr>
        <w:t xml:space="preserve">Problem Statement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/>
      </w:pPr>
      <w:r w:rsidDel="00000000" w:rsidR="00000000" w:rsidRPr="00000000">
        <w:rPr>
          <w:rtl w:val="0"/>
        </w:rPr>
        <w:t xml:space="preserve">The primary reason for choosing the FAST Thesis Management System (FTMS) project is to</w:t>
      </w:r>
    </w:p>
    <w:p w:rsidR="00000000" w:rsidDel="00000000" w:rsidP="00000000" w:rsidRDefault="00000000" w:rsidRPr="00000000" w14:paraId="00000041">
      <w:pPr>
        <w:jc w:val="both"/>
        <w:rPr/>
      </w:pPr>
      <w:r w:rsidDel="00000000" w:rsidR="00000000" w:rsidRPr="00000000">
        <w:rPr>
          <w:rtl w:val="0"/>
        </w:rPr>
        <w:t xml:space="preserve">address the inefficiencies and challenges posed by the current manual thesis management</w:t>
      </w:r>
    </w:p>
    <w:p w:rsidR="00000000" w:rsidDel="00000000" w:rsidP="00000000" w:rsidRDefault="00000000" w:rsidRPr="00000000" w14:paraId="00000042">
      <w:pPr>
        <w:jc w:val="both"/>
        <w:rPr/>
      </w:pPr>
      <w:r w:rsidDel="00000000" w:rsidR="00000000" w:rsidRPr="00000000">
        <w:rPr>
          <w:rtl w:val="0"/>
        </w:rPr>
        <w:t xml:space="preserve">process at FAST University.</w:t>
      </w:r>
    </w:p>
    <w:p w:rsidR="00000000" w:rsidDel="00000000" w:rsidP="00000000" w:rsidRDefault="00000000" w:rsidRPr="00000000" w14:paraId="00000043">
      <w:pPr>
        <w:jc w:val="both"/>
        <w:rPr/>
      </w:pPr>
      <w:r w:rsidDel="00000000" w:rsidR="00000000" w:rsidRPr="00000000">
        <w:rPr>
          <w:rtl w:val="0"/>
        </w:rPr>
        <w:t xml:space="preserve">Effects: The effects are particularly felt by students, who face delays in their academic</w:t>
      </w:r>
    </w:p>
    <w:p w:rsidR="00000000" w:rsidDel="00000000" w:rsidP="00000000" w:rsidRDefault="00000000" w:rsidRPr="00000000" w14:paraId="00000044">
      <w:pPr>
        <w:jc w:val="both"/>
        <w:rPr/>
      </w:pPr>
      <w:r w:rsidDel="00000000" w:rsidR="00000000" w:rsidRPr="00000000">
        <w:rPr>
          <w:rtl w:val="0"/>
        </w:rPr>
        <w:t xml:space="preserve">progress, and by faculty members, who experience increased administrative burdens and</w:t>
      </w:r>
    </w:p>
    <w:p w:rsidR="00000000" w:rsidDel="00000000" w:rsidP="00000000" w:rsidRDefault="00000000" w:rsidRPr="00000000" w14:paraId="00000045">
      <w:pPr>
        <w:jc w:val="both"/>
        <w:rPr/>
      </w:pPr>
      <w:r w:rsidDel="00000000" w:rsidR="00000000" w:rsidRPr="00000000">
        <w:rPr>
          <w:rtl w:val="0"/>
        </w:rPr>
        <w:t xml:space="preserve">difficulties in managing and tracking thesis-related tasks.</w:t>
      </w:r>
    </w:p>
    <w:p w:rsidR="00000000" w:rsidDel="00000000" w:rsidP="00000000" w:rsidRDefault="00000000" w:rsidRPr="00000000" w14:paraId="00000046">
      <w:pPr>
        <w:jc w:val="both"/>
        <w:rPr/>
      </w:pPr>
      <w:r w:rsidDel="00000000" w:rsidR="00000000" w:rsidRPr="00000000">
        <w:rPr>
          <w:rtl w:val="0"/>
        </w:rPr>
        <w:t xml:space="preserve">The impact: The manual process hampers the academic performance of students, causes</w:t>
      </w:r>
    </w:p>
    <w:p w:rsidR="00000000" w:rsidDel="00000000" w:rsidP="00000000" w:rsidRDefault="00000000" w:rsidRPr="00000000" w14:paraId="00000047">
      <w:pPr>
        <w:jc w:val="both"/>
        <w:rPr/>
      </w:pPr>
      <w:r w:rsidDel="00000000" w:rsidR="00000000" w:rsidRPr="00000000">
        <w:rPr>
          <w:rtl w:val="0"/>
        </w:rPr>
        <w:t xml:space="preserve">administrative bottlenecks, and reduces the overall productivity of faculty members.</w:t>
      </w:r>
    </w:p>
    <w:p w:rsidR="00000000" w:rsidDel="00000000" w:rsidP="00000000" w:rsidRDefault="00000000" w:rsidRPr="00000000" w14:paraId="00000048">
      <w:pPr>
        <w:jc w:val="both"/>
        <w:rPr/>
      </w:pPr>
      <w:r w:rsidDel="00000000" w:rsidR="00000000" w:rsidRPr="00000000">
        <w:rPr>
          <w:rtl w:val="0"/>
        </w:rPr>
        <w:t xml:space="preserve">A successful solution would be: The implementation of the FAST Thesis Management</w:t>
      </w:r>
    </w:p>
    <w:p w:rsidR="00000000" w:rsidDel="00000000" w:rsidP="00000000" w:rsidRDefault="00000000" w:rsidRPr="00000000" w14:paraId="00000049">
      <w:pPr>
        <w:jc w:val="both"/>
        <w:rPr/>
      </w:pPr>
      <w:r w:rsidDel="00000000" w:rsidR="00000000" w:rsidRPr="00000000">
        <w:rPr>
          <w:rtl w:val="0"/>
        </w:rPr>
        <w:t xml:space="preserve">System (FTMS) would automate and streamline the entire thesis management process. By</w:t>
      </w:r>
    </w:p>
    <w:p w:rsidR="00000000" w:rsidDel="00000000" w:rsidP="00000000" w:rsidRDefault="00000000" w:rsidRPr="00000000" w14:paraId="0000004A">
      <w:pPr>
        <w:jc w:val="both"/>
        <w:rPr/>
      </w:pPr>
      <w:r w:rsidDel="00000000" w:rsidR="00000000" w:rsidRPr="00000000">
        <w:rPr>
          <w:rtl w:val="0"/>
        </w:rPr>
        <w:t xml:space="preserve">providing a centralized, digital platform, FTMS would ensure efficient handling of thesis</w:t>
      </w:r>
    </w:p>
    <w:p w:rsidR="00000000" w:rsidDel="00000000" w:rsidP="00000000" w:rsidRDefault="00000000" w:rsidRPr="00000000" w14:paraId="0000004B">
      <w:pPr>
        <w:jc w:val="both"/>
        <w:rPr/>
      </w:pPr>
      <w:r w:rsidDel="00000000" w:rsidR="00000000" w:rsidRPr="00000000">
        <w:rPr>
          <w:rtl w:val="0"/>
        </w:rPr>
        <w:t xml:space="preserve">proposals, approvals, and progress tracking. The FTMS project is feasible as it leverages</w:t>
      </w:r>
    </w:p>
    <w:p w:rsidR="00000000" w:rsidDel="00000000" w:rsidP="00000000" w:rsidRDefault="00000000" w:rsidRPr="00000000" w14:paraId="0000004C">
      <w:pPr>
        <w:jc w:val="both"/>
        <w:rPr/>
      </w:pPr>
      <w:r w:rsidDel="00000000" w:rsidR="00000000" w:rsidRPr="00000000">
        <w:rPr>
          <w:rtl w:val="0"/>
        </w:rPr>
        <w:t xml:space="preserve">existing technology and integrates with current university systems.</w:t>
      </w:r>
    </w:p>
    <w:p w:rsidR="00000000" w:rsidDel="00000000" w:rsidP="00000000" w:rsidRDefault="00000000" w:rsidRPr="00000000" w14:paraId="0000004D">
      <w:pPr>
        <w:jc w:val="both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numPr>
          <w:ilvl w:val="0"/>
          <w:numId w:val="5"/>
        </w:numPr>
        <w:ind w:left="0" w:firstLine="0"/>
        <w:rPr/>
      </w:pPr>
      <w:r w:rsidDel="00000000" w:rsidR="00000000" w:rsidRPr="00000000">
        <w:rPr>
          <w:b w:val="1"/>
          <w:vertAlign w:val="baseline"/>
          <w:rtl w:val="0"/>
        </w:rPr>
        <w:t xml:space="preserve">Overall Description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2"/>
        <w:numPr>
          <w:ilvl w:val="1"/>
          <w:numId w:val="5"/>
        </w:numPr>
        <w:ind w:left="0" w:firstLine="0"/>
        <w:rPr/>
      </w:pPr>
      <w:bookmarkStart w:colFirst="0" w:colLast="0" w:name="_3dy6vkm" w:id="6"/>
      <w:bookmarkEnd w:id="6"/>
      <w:r w:rsidDel="00000000" w:rsidR="00000000" w:rsidRPr="00000000">
        <w:rPr>
          <w:b w:val="1"/>
          <w:vertAlign w:val="baseline"/>
          <w:rtl w:val="0"/>
        </w:rPr>
        <w:t xml:space="preserve">Product Perspective</w:t>
        <w:br w:type="textWrapping"/>
        <w:br w:type="textWrapping"/>
      </w:r>
      <w:r w:rsidDel="00000000" w:rsidR="00000000" w:rsidRPr="00000000">
        <w:rPr>
          <w:b w:val="0"/>
          <w:color w:val="0d0d0d"/>
          <w:sz w:val="24"/>
          <w:szCs w:val="24"/>
          <w:rtl w:val="0"/>
        </w:rPr>
        <w:t xml:space="preserve">The FAST Thesis Management System (FTMS) is a new, self-contained software product developed to digitize and streamline the thesis management process for students, supervisors, and administrative staff at FAST University. This system replaces the existing manual and semi-automated methods, addressing inefficiencies such as delays in communication, disorganized record-keeping, and lack of transparency.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120" w:before="120" w:lineRule="auto"/>
        <w:ind w:firstLine="0"/>
        <w:rPr>
          <w:b w:val="0"/>
          <w:color w:val="0d0d0d"/>
          <w:sz w:val="24"/>
          <w:szCs w:val="24"/>
        </w:rPr>
      </w:pPr>
      <w:r w:rsidDel="00000000" w:rsidR="00000000" w:rsidRPr="00000000">
        <w:rPr>
          <w:b w:val="0"/>
          <w:color w:val="0d0d0d"/>
          <w:sz w:val="24"/>
          <w:szCs w:val="24"/>
          <w:rtl w:val="0"/>
        </w:rPr>
        <w:t xml:space="preserve">FTMS operates as a standalone application but can be extended to interface with the university's student information system (SIS) for data synchronization and authentication. Its modular architecture allows for flexible management of thesis-related workflows, with the following key components:</w:t>
      </w:r>
    </w:p>
    <w:p w:rsidR="00000000" w:rsidDel="00000000" w:rsidP="00000000" w:rsidRDefault="00000000" w:rsidRPr="00000000" w14:paraId="00000051">
      <w:pPr>
        <w:pStyle w:val="Heading2"/>
        <w:numPr>
          <w:ilvl w:val="0"/>
          <w:numId w:val="6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120" w:lineRule="auto"/>
        <w:ind w:left="720" w:hanging="360"/>
        <w:rPr>
          <w:rFonts w:ascii="Times" w:cs="Times" w:eastAsia="Times" w:hAnsi="Times"/>
          <w:b w:val="0"/>
          <w:sz w:val="28"/>
          <w:szCs w:val="28"/>
        </w:rPr>
      </w:pPr>
      <w:r w:rsidDel="00000000" w:rsidR="00000000" w:rsidRPr="00000000">
        <w:rPr>
          <w:b w:val="0"/>
          <w:color w:val="0d0d0d"/>
          <w:sz w:val="24"/>
          <w:szCs w:val="24"/>
          <w:rtl w:val="0"/>
        </w:rPr>
        <w:t xml:space="preserve">Student Portal: Enables students to submit thesis topics, upload proposals, and track progress.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2"/>
        <w:numPr>
          <w:ilvl w:val="0"/>
          <w:numId w:val="6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0" w:lineRule="auto"/>
        <w:ind w:left="720" w:hanging="360"/>
        <w:rPr>
          <w:rFonts w:ascii="Times" w:cs="Times" w:eastAsia="Times" w:hAnsi="Times"/>
          <w:b w:val="0"/>
          <w:sz w:val="28"/>
          <w:szCs w:val="28"/>
        </w:rPr>
      </w:pPr>
      <w:r w:rsidDel="00000000" w:rsidR="00000000" w:rsidRPr="00000000">
        <w:rPr>
          <w:b w:val="0"/>
          <w:color w:val="0d0d0d"/>
          <w:sz w:val="24"/>
          <w:szCs w:val="24"/>
          <w:rtl w:val="0"/>
        </w:rPr>
        <w:t xml:space="preserve">Supervisor Portal: Allows supervisors to manage and evaluate thesis submissions.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2"/>
        <w:numPr>
          <w:ilvl w:val="0"/>
          <w:numId w:val="6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lineRule="auto"/>
        <w:ind w:left="720" w:hanging="360"/>
        <w:rPr>
          <w:rFonts w:ascii="Times" w:cs="Times" w:eastAsia="Times" w:hAnsi="Times"/>
          <w:b w:val="0"/>
          <w:sz w:val="28"/>
          <w:szCs w:val="28"/>
        </w:rPr>
      </w:pPr>
      <w:bookmarkStart w:colFirst="0" w:colLast="0" w:name="_1t3h5sf" w:id="7"/>
      <w:bookmarkEnd w:id="7"/>
      <w:r w:rsidDel="00000000" w:rsidR="00000000" w:rsidRPr="00000000">
        <w:rPr>
          <w:b w:val="0"/>
          <w:color w:val="0d0d0d"/>
          <w:sz w:val="24"/>
          <w:szCs w:val="24"/>
          <w:rtl w:val="0"/>
        </w:rPr>
        <w:t xml:space="preserve">Administrative Dashboard: Provides tools for administrators to oversee and manage the overall thesis process.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2"/>
        <w:ind w:firstLine="0"/>
        <w:rPr>
          <w:vertAlign w:val="baseline"/>
        </w:rPr>
      </w:pPr>
      <w:bookmarkStart w:colFirst="0" w:colLast="0" w:name="_4d34og8" w:id="8"/>
      <w:bookmarkEnd w:id="8"/>
      <w:r w:rsidDel="00000000" w:rsidR="00000000" w:rsidRPr="00000000">
        <w:rPr>
          <w:b w:val="1"/>
          <w:vertAlign w:val="baseline"/>
          <w:rtl w:val="0"/>
        </w:rPr>
        <w:br w:type="textWrapping"/>
      </w:r>
      <w:r w:rsidDel="00000000" w:rsidR="00000000" w:rsidRPr="00000000">
        <w:rPr>
          <w:b w:val="1"/>
          <w:vertAlign w:val="baseline"/>
        </w:rPr>
        <w:drawing>
          <wp:inline distB="114300" distT="114300" distL="114300" distR="114300">
            <wp:extent cx="4219575" cy="2934653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9346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vertAlign w:val="baseline"/>
          <w:rtl w:val="0"/>
        </w:rPr>
        <w:br w:type="textWrapping"/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2"/>
        <w:numPr>
          <w:ilvl w:val="1"/>
          <w:numId w:val="5"/>
        </w:numPr>
        <w:ind w:left="0" w:firstLine="0"/>
        <w:rPr/>
      </w:pPr>
      <w:r w:rsidDel="00000000" w:rsidR="00000000" w:rsidRPr="00000000">
        <w:rPr>
          <w:b w:val="1"/>
          <w:vertAlign w:val="baseline"/>
          <w:rtl w:val="0"/>
        </w:rPr>
        <w:t xml:space="preserve">Product Functions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120" w:before="120" w:lineRule="auto"/>
        <w:rPr>
          <w:color w:val="0d0d0d"/>
        </w:rPr>
      </w:pPr>
      <w:bookmarkStart w:colFirst="0" w:colLast="0" w:name="_2s8eyo1" w:id="9"/>
      <w:bookmarkEnd w:id="9"/>
      <w:r w:rsidDel="00000000" w:rsidR="00000000" w:rsidRPr="00000000">
        <w:rPr>
          <w:color w:val="0d0d0d"/>
          <w:rtl w:val="0"/>
        </w:rPr>
        <w:t xml:space="preserve">The FAST Thesis Management System must perform the following major functions:</w:t>
      </w:r>
    </w:p>
    <w:p w:rsidR="00000000" w:rsidDel="00000000" w:rsidP="00000000" w:rsidRDefault="00000000" w:rsidRPr="00000000" w14:paraId="00000057">
      <w:pPr>
        <w:numPr>
          <w:ilvl w:val="0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120" w:lineRule="auto"/>
        <w:ind w:left="0" w:firstLine="0"/>
        <w:rPr>
          <w:color w:val="0d0d0d"/>
        </w:rPr>
      </w:pPr>
      <w:r w:rsidDel="00000000" w:rsidR="00000000" w:rsidRPr="00000000">
        <w:rPr>
          <w:color w:val="0d0d0d"/>
          <w:rtl w:val="0"/>
        </w:rPr>
        <w:t xml:space="preserve">Student Portal:</w:t>
      </w:r>
    </w:p>
    <w:p w:rsidR="00000000" w:rsidDel="00000000" w:rsidP="00000000" w:rsidRDefault="00000000" w:rsidRPr="00000000" w14:paraId="00000058">
      <w:pPr>
        <w:numPr>
          <w:ilvl w:val="1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before="0" w:lineRule="auto"/>
        <w:ind w:left="0" w:firstLine="0"/>
        <w:rPr>
          <w:color w:val="0d0d0d"/>
        </w:rPr>
      </w:pPr>
      <w:r w:rsidDel="00000000" w:rsidR="00000000" w:rsidRPr="00000000">
        <w:rPr>
          <w:color w:val="0d0d0d"/>
          <w:rtl w:val="0"/>
        </w:rPr>
        <w:t xml:space="preserve">Submit thesis topics and proposals for supervisor review.</w:t>
      </w:r>
    </w:p>
    <w:p w:rsidR="00000000" w:rsidDel="00000000" w:rsidP="00000000" w:rsidRDefault="00000000" w:rsidRPr="00000000" w14:paraId="00000059">
      <w:pPr>
        <w:numPr>
          <w:ilvl w:val="1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before="0" w:lineRule="auto"/>
        <w:ind w:left="0" w:firstLine="0"/>
        <w:rPr>
          <w:color w:val="0d0d0d"/>
        </w:rPr>
      </w:pPr>
      <w:r w:rsidDel="00000000" w:rsidR="00000000" w:rsidRPr="00000000">
        <w:rPr>
          <w:color w:val="0d0d0d"/>
          <w:rtl w:val="0"/>
        </w:rPr>
        <w:t xml:space="preserve">Upload progress reports and final documents.</w:t>
      </w:r>
    </w:p>
    <w:p w:rsidR="00000000" w:rsidDel="00000000" w:rsidP="00000000" w:rsidRDefault="00000000" w:rsidRPr="00000000" w14:paraId="0000005A">
      <w:pPr>
        <w:numPr>
          <w:ilvl w:val="1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before="0" w:lineRule="auto"/>
        <w:ind w:left="0" w:firstLine="0"/>
        <w:rPr>
          <w:color w:val="0d0d0d"/>
        </w:rPr>
      </w:pPr>
      <w:r w:rsidDel="00000000" w:rsidR="00000000" w:rsidRPr="00000000">
        <w:rPr>
          <w:color w:val="0d0d0d"/>
          <w:rtl w:val="0"/>
        </w:rPr>
        <w:t xml:space="preserve">View feedback and approval status.</w:t>
      </w:r>
    </w:p>
    <w:p w:rsidR="00000000" w:rsidDel="00000000" w:rsidP="00000000" w:rsidRDefault="00000000" w:rsidRPr="00000000" w14:paraId="0000005B">
      <w:pPr>
        <w:numPr>
          <w:ilvl w:val="1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before="0" w:lineRule="auto"/>
        <w:ind w:left="0" w:firstLine="0"/>
        <w:rPr>
          <w:color w:val="0d0d0d"/>
        </w:rPr>
      </w:pPr>
      <w:r w:rsidDel="00000000" w:rsidR="00000000" w:rsidRPr="00000000">
        <w:rPr>
          <w:color w:val="0d0d0d"/>
          <w:rtl w:val="0"/>
        </w:rPr>
        <w:t xml:space="preserve">Track deadlines and receive notifications.</w:t>
      </w:r>
    </w:p>
    <w:p w:rsidR="00000000" w:rsidDel="00000000" w:rsidP="00000000" w:rsidRDefault="00000000" w:rsidRPr="00000000" w14:paraId="0000005C">
      <w:pPr>
        <w:numPr>
          <w:ilvl w:val="0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0" w:lineRule="auto"/>
        <w:ind w:left="0" w:firstLine="0"/>
        <w:rPr>
          <w:color w:val="0d0d0d"/>
        </w:rPr>
      </w:pPr>
      <w:r w:rsidDel="00000000" w:rsidR="00000000" w:rsidRPr="00000000">
        <w:rPr>
          <w:color w:val="0d0d0d"/>
          <w:rtl w:val="0"/>
        </w:rPr>
        <w:t xml:space="preserve">Supervisor Portal:</w:t>
      </w:r>
    </w:p>
    <w:p w:rsidR="00000000" w:rsidDel="00000000" w:rsidP="00000000" w:rsidRDefault="00000000" w:rsidRPr="00000000" w14:paraId="0000005D">
      <w:pPr>
        <w:numPr>
          <w:ilvl w:val="1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before="0" w:lineRule="auto"/>
        <w:ind w:left="0" w:firstLine="0"/>
        <w:rPr>
          <w:color w:val="0d0d0d"/>
        </w:rPr>
      </w:pPr>
      <w:r w:rsidDel="00000000" w:rsidR="00000000" w:rsidRPr="00000000">
        <w:rPr>
          <w:color w:val="0d0d0d"/>
          <w:rtl w:val="0"/>
        </w:rPr>
        <w:t xml:space="preserve">Review and approve or reject thesis topics and proposals.</w:t>
      </w:r>
    </w:p>
    <w:p w:rsidR="00000000" w:rsidDel="00000000" w:rsidP="00000000" w:rsidRDefault="00000000" w:rsidRPr="00000000" w14:paraId="0000005E">
      <w:pPr>
        <w:numPr>
          <w:ilvl w:val="1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before="0" w:lineRule="auto"/>
        <w:ind w:left="0" w:firstLine="0"/>
        <w:rPr>
          <w:color w:val="0d0d0d"/>
        </w:rPr>
      </w:pPr>
      <w:r w:rsidDel="00000000" w:rsidR="00000000" w:rsidRPr="00000000">
        <w:rPr>
          <w:color w:val="0d0d0d"/>
          <w:rtl w:val="0"/>
        </w:rPr>
        <w:t xml:space="preserve">Provide feedback and set expectations for progress</w:t>
      </w:r>
      <w:r w:rsidDel="00000000" w:rsidR="00000000" w:rsidRPr="00000000">
        <w:rPr>
          <w:i w:val="1"/>
          <w:color w:val="0d0d0d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1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before="0" w:lineRule="auto"/>
        <w:ind w:left="0" w:firstLine="0"/>
        <w:rPr>
          <w:color w:val="0d0d0d"/>
        </w:rPr>
      </w:pPr>
      <w:r w:rsidDel="00000000" w:rsidR="00000000" w:rsidRPr="00000000">
        <w:rPr>
          <w:color w:val="0d0d0d"/>
          <w:rtl w:val="0"/>
        </w:rPr>
        <w:t xml:space="preserve">Monitor individual student progress and communicate directly with students.</w:t>
      </w:r>
    </w:p>
    <w:p w:rsidR="00000000" w:rsidDel="00000000" w:rsidP="00000000" w:rsidRDefault="00000000" w:rsidRPr="00000000" w14:paraId="00000060">
      <w:pPr>
        <w:numPr>
          <w:ilvl w:val="0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0" w:lineRule="auto"/>
        <w:ind w:left="0" w:firstLine="0"/>
        <w:rPr>
          <w:color w:val="0d0d0d"/>
        </w:rPr>
      </w:pPr>
      <w:r w:rsidDel="00000000" w:rsidR="00000000" w:rsidRPr="00000000">
        <w:rPr>
          <w:color w:val="0d0d0d"/>
          <w:rtl w:val="0"/>
        </w:rPr>
        <w:t xml:space="preserve">Administrative Dashboard:</w:t>
      </w:r>
    </w:p>
    <w:p w:rsidR="00000000" w:rsidDel="00000000" w:rsidP="00000000" w:rsidRDefault="00000000" w:rsidRPr="00000000" w14:paraId="00000061">
      <w:pPr>
        <w:numPr>
          <w:ilvl w:val="1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before="0" w:lineRule="auto"/>
        <w:ind w:left="0" w:firstLine="0"/>
        <w:rPr>
          <w:color w:val="0d0d0d"/>
        </w:rPr>
      </w:pPr>
      <w:r w:rsidDel="00000000" w:rsidR="00000000" w:rsidRPr="00000000">
        <w:rPr>
          <w:color w:val="0d0d0d"/>
          <w:rtl w:val="0"/>
        </w:rPr>
        <w:t xml:space="preserve">Manage the allocation of supervisors to students.</w:t>
      </w:r>
    </w:p>
    <w:p w:rsidR="00000000" w:rsidDel="00000000" w:rsidP="00000000" w:rsidRDefault="00000000" w:rsidRPr="00000000" w14:paraId="00000062">
      <w:pPr>
        <w:numPr>
          <w:ilvl w:val="1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before="0" w:lineRule="auto"/>
        <w:ind w:left="0" w:firstLine="0"/>
        <w:rPr>
          <w:color w:val="0d0d0d"/>
        </w:rPr>
      </w:pPr>
      <w:r w:rsidDel="00000000" w:rsidR="00000000" w:rsidRPr="00000000">
        <w:rPr>
          <w:color w:val="0d0d0d"/>
          <w:rtl w:val="0"/>
        </w:rPr>
        <w:t xml:space="preserve">Track system-wide statistics (e.g., number of theses in progress, completed theses).</w:t>
      </w:r>
    </w:p>
    <w:p w:rsidR="00000000" w:rsidDel="00000000" w:rsidP="00000000" w:rsidRDefault="00000000" w:rsidRPr="00000000" w14:paraId="00000063">
      <w:pPr>
        <w:numPr>
          <w:ilvl w:val="1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420" w:before="0" w:lineRule="auto"/>
        <w:ind w:left="0" w:firstLine="0"/>
        <w:rPr>
          <w:color w:val="0d0d0d"/>
        </w:rPr>
      </w:pPr>
      <w:r w:rsidDel="00000000" w:rsidR="00000000" w:rsidRPr="00000000">
        <w:rPr>
          <w:color w:val="0d0d0d"/>
          <w:rtl w:val="0"/>
        </w:rPr>
        <w:t xml:space="preserve">Manage deadlines, schedules, and generate progress or completion reports.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i w:val="1"/>
          <w:sz w:val="22"/>
          <w:szCs w:val="22"/>
        </w:rPr>
        <w:drawing>
          <wp:inline distB="114300" distT="114300" distL="114300" distR="114300">
            <wp:extent cx="6124575" cy="4538663"/>
            <wp:effectExtent b="0" l="0" r="0" t="0"/>
            <wp:docPr id="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4538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3. Other Nonfunctional Requirements</w:t>
      </w:r>
    </w:p>
    <w:p w:rsidR="00000000" w:rsidDel="00000000" w:rsidP="00000000" w:rsidRDefault="00000000" w:rsidRPr="00000000" w14:paraId="00000068">
      <w:pPr>
        <w:spacing w:after="240" w:before="240" w:lineRule="auto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3.1 Performance Requirements</w:t>
      </w:r>
      <w:r w:rsidDel="00000000" w:rsidR="00000000" w:rsidRPr="00000000">
        <w:rPr>
          <w:rFonts w:ascii="Arial" w:cs="Arial" w:eastAsia="Arial" w:hAnsi="Arial"/>
          <w:b w:val="1"/>
          <w:i w:val="1"/>
          <w:sz w:val="26"/>
          <w:szCs w:val="26"/>
          <w:rtl w:val="0"/>
        </w:rPr>
        <w:br w:type="textWrapping"/>
      </w:r>
      <w:r w:rsidDel="00000000" w:rsidR="00000000" w:rsidRPr="00000000">
        <w:rPr>
          <w:rtl w:val="0"/>
        </w:rPr>
        <w:t xml:space="preserve">The Thesis Management System must efficiently handle the following scenarios:</w:t>
      </w:r>
    </w:p>
    <w:p w:rsidR="00000000" w:rsidDel="00000000" w:rsidP="00000000" w:rsidRDefault="00000000" w:rsidRPr="00000000" w14:paraId="00000069">
      <w:pPr>
        <w:numPr>
          <w:ilvl w:val="0"/>
          <w:numId w:val="8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Support at least 100 concurrent users without a noticeable decrease in response time.</w:t>
      </w:r>
    </w:p>
    <w:p w:rsidR="00000000" w:rsidDel="00000000" w:rsidP="00000000" w:rsidRDefault="00000000" w:rsidRPr="00000000" w14:paraId="0000006A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Response time for critical actions, such as submitting a thesis or generating reports, must not exceed 3 seconds under typical load conditions.</w:t>
      </w:r>
    </w:p>
    <w:p w:rsidR="00000000" w:rsidDel="00000000" w:rsidP="00000000" w:rsidRDefault="00000000" w:rsidRPr="00000000" w14:paraId="0000006B">
      <w:pPr>
        <w:numPr>
          <w:ilvl w:val="0"/>
          <w:numId w:val="8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Handle database queries for retrieving submissions and user details in less than 1 second.</w:t>
      </w:r>
    </w:p>
    <w:p w:rsidR="00000000" w:rsidDel="00000000" w:rsidP="00000000" w:rsidRDefault="00000000" w:rsidRPr="00000000" w14:paraId="0000006C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3.2 Safety Requirements</w:t>
      </w:r>
    </w:p>
    <w:p w:rsidR="00000000" w:rsidDel="00000000" w:rsidP="00000000" w:rsidRDefault="00000000" w:rsidRPr="00000000" w14:paraId="0000006D">
      <w:pPr>
        <w:numPr>
          <w:ilvl w:val="0"/>
          <w:numId w:val="2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The system must prevent data loss by implementing regular backups and ensuring data is saved automatically during interactions.</w:t>
      </w:r>
    </w:p>
    <w:p w:rsidR="00000000" w:rsidDel="00000000" w:rsidP="00000000" w:rsidRDefault="00000000" w:rsidRPr="00000000" w14:paraId="0000006E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Safeguards should prevent accidental deletion of critical data, such as requiring confirmation steps for deletions.</w:t>
      </w:r>
    </w:p>
    <w:p w:rsidR="00000000" w:rsidDel="00000000" w:rsidP="00000000" w:rsidRDefault="00000000" w:rsidRPr="00000000" w14:paraId="0000006F">
      <w:pPr>
        <w:numPr>
          <w:ilvl w:val="0"/>
          <w:numId w:val="2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Adhere to institutional guidelines for ethical handling and storage of sensitive academic information.</w:t>
      </w:r>
    </w:p>
    <w:p w:rsidR="00000000" w:rsidDel="00000000" w:rsidP="00000000" w:rsidRDefault="00000000" w:rsidRPr="00000000" w14:paraId="00000070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3.3 Security Requirements</w:t>
      </w:r>
    </w:p>
    <w:p w:rsidR="00000000" w:rsidDel="00000000" w:rsidP="00000000" w:rsidRDefault="00000000" w:rsidRPr="00000000" w14:paraId="00000071">
      <w:pPr>
        <w:numPr>
          <w:ilvl w:val="0"/>
          <w:numId w:val="9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User authentication must be enforced, using secure methods such as password hashing and role-based access control.</w:t>
      </w:r>
    </w:p>
    <w:p w:rsidR="00000000" w:rsidDel="00000000" w:rsidP="00000000" w:rsidRDefault="00000000" w:rsidRPr="00000000" w14:paraId="00000072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Data in transit and at rest must be encrypted to protect sensitive information, such as login credentials and thesis documents.</w:t>
      </w:r>
    </w:p>
    <w:p w:rsidR="00000000" w:rsidDel="00000000" w:rsidP="00000000" w:rsidRDefault="00000000" w:rsidRPr="00000000" w14:paraId="00000073">
      <w:pPr>
        <w:numPr>
          <w:ilvl w:val="0"/>
          <w:numId w:val="9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Regular security audits should be performed to identify and mitigate vulnerabilities.</w:t>
      </w:r>
    </w:p>
    <w:p w:rsidR="00000000" w:rsidDel="00000000" w:rsidP="00000000" w:rsidRDefault="00000000" w:rsidRPr="00000000" w14:paraId="00000074">
      <w:pPr>
        <w:spacing w:after="240" w:before="240" w:lineRule="auto"/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3.4 Software Quality Attributes</w:t>
      </w:r>
    </w:p>
    <w:p w:rsidR="00000000" w:rsidDel="00000000" w:rsidP="00000000" w:rsidRDefault="00000000" w:rsidRPr="00000000" w14:paraId="00000075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b w:val="1"/>
          <w:rtl w:val="0"/>
        </w:rPr>
        <w:t xml:space="preserve">Reliability:</w:t>
      </w:r>
      <w:r w:rsidDel="00000000" w:rsidR="00000000" w:rsidRPr="00000000">
        <w:rPr>
          <w:rtl w:val="0"/>
        </w:rPr>
        <w:t xml:space="preserve"> Ensure 99.9% uptime, with minimal disruption during updates or maintenance.</w:t>
      </w:r>
    </w:p>
    <w:p w:rsidR="00000000" w:rsidDel="00000000" w:rsidP="00000000" w:rsidRDefault="00000000" w:rsidRPr="00000000" w14:paraId="00000076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b w:val="1"/>
          <w:rtl w:val="0"/>
        </w:rPr>
        <w:t xml:space="preserve">Maintainability:</w:t>
      </w:r>
      <w:r w:rsidDel="00000000" w:rsidR="00000000" w:rsidRPr="00000000">
        <w:rPr>
          <w:rtl w:val="0"/>
        </w:rPr>
        <w:t xml:space="preserve"> Use a modular architecture to simplify code maintenance and feature updates.</w:t>
      </w:r>
    </w:p>
    <w:p w:rsidR="00000000" w:rsidDel="00000000" w:rsidP="00000000" w:rsidRDefault="00000000" w:rsidRPr="00000000" w14:paraId="00000077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b w:val="1"/>
          <w:rtl w:val="0"/>
        </w:rPr>
        <w:t xml:space="preserve">Usability:</w:t>
      </w:r>
      <w:r w:rsidDel="00000000" w:rsidR="00000000" w:rsidRPr="00000000">
        <w:rPr>
          <w:rtl w:val="0"/>
        </w:rPr>
        <w:t xml:space="preserve"> Provide an intuitive interface to accommodate users with varying technical expertise.</w:t>
      </w:r>
    </w:p>
    <w:p w:rsidR="00000000" w:rsidDel="00000000" w:rsidP="00000000" w:rsidRDefault="00000000" w:rsidRPr="00000000" w14:paraId="00000078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b w:val="1"/>
          <w:rtl w:val="0"/>
        </w:rPr>
        <w:t xml:space="preserve">Portability:</w:t>
      </w:r>
      <w:r w:rsidDel="00000000" w:rsidR="00000000" w:rsidRPr="00000000">
        <w:rPr>
          <w:rtl w:val="0"/>
        </w:rPr>
        <w:t xml:space="preserve"> The system should be operable on multiple platforms (e.g., Windows, macOS, and Linux).</w:t>
      </w:r>
    </w:p>
    <w:p w:rsidR="00000000" w:rsidDel="00000000" w:rsidP="00000000" w:rsidRDefault="00000000" w:rsidRPr="00000000" w14:paraId="00000079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3.5 Business Rules</w:t>
      </w:r>
    </w:p>
    <w:p w:rsidR="00000000" w:rsidDel="00000000" w:rsidP="00000000" w:rsidRDefault="00000000" w:rsidRPr="00000000" w14:paraId="0000007A">
      <w:pPr>
        <w:numPr>
          <w:ilvl w:val="0"/>
          <w:numId w:val="1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Only registered students can submit theses.</w:t>
      </w:r>
    </w:p>
    <w:p w:rsidR="00000000" w:rsidDel="00000000" w:rsidP="00000000" w:rsidRDefault="00000000" w:rsidRPr="00000000" w14:paraId="0000007B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Supervisors are allowed to review and comment only on theses assigned to them.</w:t>
      </w:r>
    </w:p>
    <w:p w:rsidR="00000000" w:rsidDel="00000000" w:rsidP="00000000" w:rsidRDefault="00000000" w:rsidRPr="00000000" w14:paraId="0000007C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Deadlines set by administrators must be strictly enforced, with reminders sent to users periodically.</w:t>
      </w:r>
    </w:p>
    <w:p w:rsidR="00000000" w:rsidDel="00000000" w:rsidP="00000000" w:rsidRDefault="00000000" w:rsidRPr="00000000" w14:paraId="0000007D">
      <w:pPr>
        <w:numPr>
          <w:ilvl w:val="0"/>
          <w:numId w:val="1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Only administrators can assign reviewers and manage system configurations.</w:t>
      </w:r>
    </w:p>
    <w:p w:rsidR="00000000" w:rsidDel="00000000" w:rsidP="00000000" w:rsidRDefault="00000000" w:rsidRPr="00000000" w14:paraId="0000007E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3.6 Operating Environment</w:t>
      </w:r>
    </w:p>
    <w:p w:rsidR="00000000" w:rsidDel="00000000" w:rsidP="00000000" w:rsidRDefault="00000000" w:rsidRPr="00000000" w14:paraId="0000007F">
      <w:pPr>
        <w:numPr>
          <w:ilvl w:val="0"/>
          <w:numId w:val="3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The system must operate on standard web browsers such as Chrome, Firefox, and Edge.</w:t>
      </w:r>
    </w:p>
    <w:p w:rsidR="00000000" w:rsidDel="00000000" w:rsidP="00000000" w:rsidRDefault="00000000" w:rsidRPr="00000000" w14:paraId="00000080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The back-end will run on a Linux server using technologies like Python and PostgreSQL.</w:t>
      </w:r>
    </w:p>
    <w:p w:rsidR="00000000" w:rsidDel="00000000" w:rsidP="00000000" w:rsidRDefault="00000000" w:rsidRPr="00000000" w14:paraId="00000081">
      <w:pPr>
        <w:numPr>
          <w:ilvl w:val="0"/>
          <w:numId w:val="3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The environment should be compatible with cloud-hosted and on-premise deployments.</w:t>
      </w:r>
    </w:p>
    <w:p w:rsidR="00000000" w:rsidDel="00000000" w:rsidP="00000000" w:rsidRDefault="00000000" w:rsidRPr="00000000" w14:paraId="00000082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3.7 User Interfaces</w:t>
      </w:r>
    </w:p>
    <w:p w:rsidR="00000000" w:rsidDel="00000000" w:rsidP="00000000" w:rsidRDefault="00000000" w:rsidRPr="00000000" w14:paraId="00000083">
      <w:pPr>
        <w:numPr>
          <w:ilvl w:val="0"/>
          <w:numId w:val="10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The system must provide a clean and intuitive dashboard for students, supervisors, reviewers, and administrators.</w:t>
      </w:r>
    </w:p>
    <w:p w:rsidR="00000000" w:rsidDel="00000000" w:rsidP="00000000" w:rsidRDefault="00000000" w:rsidRPr="00000000" w14:paraId="00000084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Include standard navigation features, such as breadcrumbs and consistent menu placement.</w:t>
      </w:r>
    </w:p>
    <w:p w:rsidR="00000000" w:rsidDel="00000000" w:rsidP="00000000" w:rsidRDefault="00000000" w:rsidRPr="00000000" w14:paraId="00000085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Provide feedback on user actions (e.g., "Submission successful") and clear error messages.</w:t>
      </w:r>
    </w:p>
    <w:p w:rsidR="00000000" w:rsidDel="00000000" w:rsidP="00000000" w:rsidRDefault="00000000" w:rsidRPr="00000000" w14:paraId="00000086">
      <w:pPr>
        <w:numPr>
          <w:ilvl w:val="0"/>
          <w:numId w:val="10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Adhere to accessibility standards (e.g., WCAG 2.1) to ensure inclusivity.</w:t>
      </w:r>
    </w:p>
    <w:p w:rsidR="00000000" w:rsidDel="00000000" w:rsidP="00000000" w:rsidRDefault="00000000" w:rsidRPr="00000000" w14:paraId="00000087">
      <w:pPr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structure addresses the various nonfunctional aspects comprehensively while tailoring them for a </w:t>
      </w:r>
      <w:r w:rsidDel="00000000" w:rsidR="00000000" w:rsidRPr="00000000">
        <w:rPr>
          <w:b w:val="1"/>
          <w:rtl w:val="0"/>
        </w:rPr>
        <w:t xml:space="preserve">Thesis Management System</w:t>
      </w:r>
      <w:r w:rsidDel="00000000" w:rsidR="00000000" w:rsidRPr="00000000">
        <w:rPr>
          <w:rtl w:val="0"/>
        </w:rPr>
        <w:t xml:space="preserve">. Let me know if you need adjustments!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2"/>
        <w:numPr>
          <w:ilvl w:val="1"/>
          <w:numId w:val="5"/>
        </w:numPr>
        <w:ind w:left="0" w:firstLine="0"/>
        <w:rPr/>
      </w:pPr>
      <w:bookmarkStart w:colFirst="0" w:colLast="0" w:name="_17dp8vu" w:id="10"/>
      <w:bookmarkEnd w:id="10"/>
      <w:r w:rsidDel="00000000" w:rsidR="00000000" w:rsidRPr="00000000">
        <w:rPr>
          <w:b w:val="1"/>
          <w:vertAlign w:val="baseline"/>
          <w:rtl w:val="0"/>
        </w:rPr>
        <w:t xml:space="preserve">List of Use Cases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ACTOR: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Student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Supervisor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panel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Examiner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Admin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Use Cases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1. Submit Thesis Proposal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2. Submit Consent Form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3. Schedule Proposal Defense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4. Evaluate Proposal Defense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5. Distribute Feedback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6. Schedule Midterm Evaluation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7. Submit Midterm Evaluation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8. Distribute Midterm Feedback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9. Announce Final Report Submission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10. Submit Final Report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11. Evaluate Final Report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12. Upload Final Grades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13. Submit Revised Thesis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14. Form MSRC Panel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t xml:space="preserve">1. Submit Thesis Proposal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Use Case Name:</w:t>
      </w:r>
    </w:p>
    <w:p w:rsidR="00000000" w:rsidDel="00000000" w:rsidP="00000000" w:rsidRDefault="00000000" w:rsidRPr="00000000" w14:paraId="000000A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Thesis Proposal Submission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Scope: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Fast Thesis Management System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Level: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User Goal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Primary Actor: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Student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Stakeholders and Interests: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Student: Wants to submit the proposal.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Supervisor: Needs to review the submitted proposal.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Panel: Needs records of the submission for evaluation.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Admin: Manages system functions and ensures proper operation.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Preconditions: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Students must be registered for the thesis.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Postconditions: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The proposal is successfully submitted and awaits supervisor approval.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Main Success Scenario: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1. Students log into the system.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2. Student navigates to the proposal submission page.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3. Student uploads the proposal document.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4. System validates the document format and content.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5. System submits the proposal and notifies the supervisor.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6. Student receives a confirmation email.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br w:type="textWrapping"/>
        <w:br w:type="textWrapping"/>
        <w:t xml:space="preserve">Use Case Name:</w:t>
      </w:r>
    </w:p>
    <w:p w:rsidR="00000000" w:rsidDel="00000000" w:rsidP="00000000" w:rsidRDefault="00000000" w:rsidRPr="00000000" w14:paraId="000000C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Consent Form Submission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Scope: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Fast Thesis Management System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Level: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User Goal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Primary Actor: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Student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Stakeholders and Interests: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Student: Wants to submit the consent form as part of the thesis process.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Supervisor: Needs to review and approve the submitted consent forms to proceed with the thesis.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Panel: May need to access records of the consent form submission for review.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Examiner: May require the consent form as part of the overall thesis assessment.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Preconditions: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The thesis proposal must be submitted before the consent form can be uploaded.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Postconditions: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The consent form is successfully submitted and linked with the thesis proposal.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The supervisor is notified for review and approval.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The form becomes part of the student’s thesis records for future review by the panel and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examiner.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Main Success Scenario: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1. Students log into the system.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2. Student navigates to the consent form submission page.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3. Student uploads the consent form document.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4. System validates the document format and content.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5. System submits the consent form and notifies the supervisor.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6. Supervisor reviews and approves the consent form.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7. Student receives a confirmation email.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br w:type="textWrapping"/>
        <w:br w:type="textWrapping"/>
        <w:t xml:space="preserve">3.Proposal Defense Scheduling: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Use Case Name:</w:t>
      </w:r>
    </w:p>
    <w:p w:rsidR="00000000" w:rsidDel="00000000" w:rsidP="00000000" w:rsidRDefault="00000000" w:rsidRPr="00000000" w14:paraId="000000D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Proposal Defense Scheduling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Scope: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Fast Thesis Management System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Level: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User Goal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Primary Actor: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Supervisor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Stakeholders and Interests: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Student: Wants to know the defense schedule to prepare for the defense.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Supervisor: Needs to attend the proposal defense and schedule the meeting.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Panel: Needs to attend the defense as evaluators.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Examiner: May participate in the defense process and should be informed of the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schedule.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Preconditions: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The thesis proposal and consent form must be submitted and approved.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Postconditions: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The defense schedule is successfully created and communicated to the student, panel,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and examiner.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The schedule is recorded in the system for future reference.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Main Success Scenario: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1. Supervisor logs into the system.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2. Supervisor navigates to the defense scheduling page.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3. Supervisor selects the proposal and sets the defense date.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4. System validates the proposed schedule for conflicts.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5. System sends notifications to the student, panel, and examiner.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6. Schedule is updated and stored in the system.</w:t>
        <w:br w:type="textWrapping"/>
        <w:br w:type="textWrapping"/>
        <w:br w:type="textWrapping"/>
        <w:t xml:space="preserve">4. Proposal Defense Evaluation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Use Case Name:</w:t>
      </w:r>
    </w:p>
    <w:p w:rsidR="00000000" w:rsidDel="00000000" w:rsidP="00000000" w:rsidRDefault="00000000" w:rsidRPr="00000000" w14:paraId="000000F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Proposal Defense Evaluation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Scope: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Fast Thesis Management System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Level: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User Goal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Primary Actor: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Examiner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Stakeholders and Interests: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Examiner: Evaluates the proposal defense.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Student: Wants to know the evaluation results.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Supervisor: Reviews evaluation feedback.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Panel: May need access to evaluation data.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Preconditions: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The proposal defense must be scheduled and completed.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Postconditions: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The evaluation results are recorded in the system and shared with relevant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stakeholders.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Main Success Scenario: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1. Examiner logs into the system.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2. Examiner navigates to the evaluation page.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3. Examiner selects the student’s proposal and enters evaluation comments.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4. System validates the evaluation for completeness.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5. System records the evaluation in the database.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6. Notifications are sent to the student and supervisor.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br w:type="textWrapping"/>
        <w:br w:type="textWrapping"/>
        <w:t xml:space="preserve">5. Feedback Distribution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Use Case Name: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Feedback Distribution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Scope: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Fast Thesis Management System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Level: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User Goal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Primary Actor: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Supervisor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Stakeholders and Interests: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Student: Wants to receive feedback.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Supervisor: Needs to review the feedback before distribution.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Panel: Needs to be aware of the feedback.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Preconditions: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The proposal defense evaluation must be completed.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Postconditions: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Feedback is successfully sent to the student and recorded in the system.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Main Success Scenario: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1. Supervisor logs into the system.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2. Supervisor navigates to the feedback distribution page.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3. Supervisor reviews the evaluation results and generates feedback.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4. System sends feedback to the student.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5. Feedback is recorded in the system.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br w:type="textWrapping"/>
        <w:br w:type="textWrapping"/>
        <w:t xml:space="preserve">6. Midterm Evaluation Submission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Use Case Name:</w:t>
      </w:r>
    </w:p>
    <w:p w:rsidR="00000000" w:rsidDel="00000000" w:rsidP="00000000" w:rsidRDefault="00000000" w:rsidRPr="00000000" w14:paraId="0000012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Midterm Evaluation Submission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Scope: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Fast Thesis Management System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Level: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User Goal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Primary Actor: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Supervisor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Stakeholders and Interests: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Supervisor: Submits the midterm evaluation.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Student: Wants to know the midterm evaluation results.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Panel: May need access to the evaluation results.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Preconditions: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The midterm evaluation must be scheduled.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Postconditions: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The midterm evaluation is submitted and recorded in the system.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Main Success Scenario: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1. Supervisor logs into the system.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2. Supervisor navigates to the evaluation submission page.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3. Supervisor selects the student and enters evaluation comments.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4. System validates the evaluation.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5. System records the evaluation in the database.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6. Notifications are sent to the student.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br w:type="textWrapping"/>
        <w:br w:type="textWrapping"/>
        <w:t xml:space="preserve">7. Thesis Final Submission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Use Case Name:</w:t>
      </w:r>
    </w:p>
    <w:p w:rsidR="00000000" w:rsidDel="00000000" w:rsidP="00000000" w:rsidRDefault="00000000" w:rsidRPr="00000000" w14:paraId="0000014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Thesis Final Submission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Scope: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Fast Thesis Management System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Level: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User Goal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Primary Actor: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Student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Stakeholders and Interests: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Student: Wants to submit the final thesis.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Supervisor: Reviews and approves the final thesis submission.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Panel: Needs to evaluate the final thesis.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Preconditions: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The thesis proposal, midterm evaluation, and final defense must be completed.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Postconditions: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The final thesis is submitted and recorded in the system.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Main Success Scenario: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1. Student logs into the system.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2. Student navigates to the final submission page.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 xml:space="preserve">3. Student uploads the final thesis document.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 xml:space="preserve">4. System validates the document for completeness and format.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 xml:space="preserve">5. System submits the final thesis and notifies the supervisor.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6. Student receives a confirmation email.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br w:type="textWrapping"/>
        <w:br w:type="textWrapping"/>
        <w:t xml:space="preserve">Use Case Name:</w:t>
      </w:r>
    </w:p>
    <w:p w:rsidR="00000000" w:rsidDel="00000000" w:rsidP="00000000" w:rsidRDefault="00000000" w:rsidRPr="00000000" w14:paraId="0000015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Schedule Midterm Evaluation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Scope: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Fast Thesis Management System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 xml:space="preserve">Level: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 xml:space="preserve">User Goal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 xml:space="preserve">Primary Actor: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 xml:space="preserve">Supervisor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Stakeholders and Interests: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 xml:space="preserve">Supervisor: Wants to schedule a midterm evaluation for students.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 xml:space="preserve">Student: Needs to know the evaluation schedule to prepare.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 xml:space="preserve">Panel: Requires the schedule for attendance and coordination.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Admin: Manages the system and ensures accurate scheduling.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Preconditions: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 xml:space="preserve">Supervisor must be logged into the system.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Postconditions: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The midterm evaluation is scheduled, and notifications are sent to students and panel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members.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 xml:space="preserve">Main Success Scenario: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 xml:space="preserve">1. Supervisor logs into the system.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 xml:space="preserve">2. Supervisor navigates to the evaluation scheduling page.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3. Supervisor selects the date and time for the midterm evaluation.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 xml:space="preserve">4. System validates the chosen date and time.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  <w:t xml:space="preserve">5. System saves the schedule and notifies all stakeholders.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 xml:space="preserve">Use Case Name:</w:t>
      </w:r>
    </w:p>
    <w:p w:rsidR="00000000" w:rsidDel="00000000" w:rsidP="00000000" w:rsidRDefault="00000000" w:rsidRPr="00000000" w14:paraId="0000017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Submit Midterm Evaluation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 xml:space="preserve">Scope: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 xml:space="preserve">Fast Thesis Management System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 xml:space="preserve">Level: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  <w:t xml:space="preserve">User Goal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  <w:t xml:space="preserve">Primary Actor: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 xml:space="preserve">Student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 xml:space="preserve">Stakeholders and Interests: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 xml:space="preserve">Student: Wants to submit the midterm evaluation.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 xml:space="preserve">Supervisor: Needs to review the evaluation submission.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 xml:space="preserve">Admin: Ensures that the submission process runs smoothly.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  <w:t xml:space="preserve">Preconditions: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  <w:t xml:space="preserve">Midterm evaluation must be scheduled.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  <w:t xml:space="preserve">Postconditions: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  <w:t xml:space="preserve">The midterm evaluation is successfully submitted and available for review.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  <w:t xml:space="preserve">Main Success Scenario: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  <w:t xml:space="preserve">1. Students log into the system.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 xml:space="preserve">2. Student navigates to the midterm evaluation submission page.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  <w:t xml:space="preserve">3. Student uploads the evaluation document.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  <w:t xml:space="preserve">4. System validates the document format and content.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  <w:t xml:space="preserve">5. System submits the evaluation and notifies the supervisor.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  <w:t xml:space="preserve">6. Student receives a confirmation email.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  <w:t xml:space="preserve">Use Case Name:</w:t>
      </w:r>
    </w:p>
    <w:p w:rsidR="00000000" w:rsidDel="00000000" w:rsidP="00000000" w:rsidRDefault="00000000" w:rsidRPr="00000000" w14:paraId="0000019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Distribute Midterm Feedback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  <w:t xml:space="preserve">Scope: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  <w:t xml:space="preserve">Fast Thesis Management System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 xml:space="preserve">Level: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  <w:t xml:space="preserve">User Goal</w:t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  <w:t xml:space="preserve">Primary Actor: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  <w:t xml:space="preserve">Supervisor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  <w:t xml:space="preserve">Stakeholders and Interests: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 xml:space="preserve">Supervisor: Wants to provide feedback to students.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  <w:t xml:space="preserve">Student: Needs feedback for improvement.</w:t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  <w:t xml:space="preserve">Admin: Manages the feedback distribution process.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  <w:t xml:space="preserve">Preconditions:</w:t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  <w:t xml:space="preserve">Midterm evaluations must be submitted and reviewed.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  <w:t xml:space="preserve">Postconditions: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  <w:t xml:space="preserve">Feedback is successfully distributed to all students.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  <w:t xml:space="preserve">Main Success Scenario: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  <w:t xml:space="preserve">1. Supervisor logs into the system.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  <w:t xml:space="preserve">2. Supervisor navigates to the feedback distribution page.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  <w:t xml:space="preserve">3. Supervisor selects the evaluations to provide feedback on.</w:t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  <w:t xml:space="preserve">4. Supervisor writes feedback comments.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  <w:t xml:space="preserve">5. System saves the feedback and notifies the respective students.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  <w:br w:type="textWrapping"/>
        <w:br w:type="textWrapping"/>
        <w:br w:type="textWrapping"/>
        <w:t xml:space="preserve">Use Case Name:</w:t>
      </w:r>
    </w:p>
    <w:p w:rsidR="00000000" w:rsidDel="00000000" w:rsidP="00000000" w:rsidRDefault="00000000" w:rsidRPr="00000000" w14:paraId="000001A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Announce Final Report Submission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  <w:t xml:space="preserve">Scope:</w:t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  <w:t xml:space="preserve">Fast Thesis Management System</w:t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  <w:t xml:space="preserve">Level: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  <w:t xml:space="preserve">User Goal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  <w:t xml:space="preserve">Primary Actor:</w:t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  <w:t xml:space="preserve">Admin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  <w:t xml:space="preserve">Stakeholders and Interests: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 xml:space="preserve">Admin: Wants to inform students about final report submission deadlines.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  <w:t xml:space="preserve">Student: Needs to be aware of submission requirements and deadlines.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  <w:t xml:space="preserve">Supervisor: Requires clear communication regarding submission timelines.</w:t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  <w:t xml:space="preserve">Preconditions: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  <w:t xml:space="preserve">Final report guidelines must be defined.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  <w:t xml:space="preserve">Postconditions:</w:t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  <w:t xml:space="preserve">Announcement is successfully made to all students.</w:t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  <w:t xml:space="preserve">Main Success Scenario: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  <w:t xml:space="preserve">1. Admin logs into the system.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  <w:t xml:space="preserve">2. Admin navigates to the announcement section.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  <w:t xml:space="preserve">3. Admin creates an announcement for final report submission.</w:t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  <w:t xml:space="preserve">4. System saves the announcement and distributes it to all students.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  <w:t xml:space="preserve">Use Case Name:</w:t>
      </w:r>
    </w:p>
    <w:p w:rsidR="00000000" w:rsidDel="00000000" w:rsidP="00000000" w:rsidRDefault="00000000" w:rsidRPr="00000000" w14:paraId="000001B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Submit Final Report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  <w:t xml:space="preserve">Scope: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  <w:t xml:space="preserve">Fast Thesis Management System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  <w:t xml:space="preserve">Level: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  <w:t xml:space="preserve">User Goal</w:t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  <w:t xml:space="preserve">Primary Actor:</w:t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  <w:t xml:space="preserve">Student</w:t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  <w:t xml:space="preserve">Stakeholders and Interests: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  <w:t xml:space="preserve">Student: Wants to submit the final report for evaluation.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  <w:t xml:space="preserve">Supervisor: Needs to review the final report.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  <w:t xml:space="preserve">Admin: Manages the submission process.</w:t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  <w:t xml:space="preserve">Preconditions: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  <w:t xml:space="preserve">Students must be aware of final report submission guidelines.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  <w:t xml:space="preserve">Postconditions: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  <w:t xml:space="preserve">Final report is successfully submitted and awaiting evaluation.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  <w:t xml:space="preserve">Main Success Scenario:</w:t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  <w:t xml:space="preserve">1. Students log into the system.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  <w:t xml:space="preserve">2. Students navigate to the final report submission page.</w:t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  <w:t xml:space="preserve">3. Students upload the final report document.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  <w:t xml:space="preserve">4. System validates the document format and content.</w:t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  <w:t xml:space="preserve">5. System submits the final report and notifies the supervisor.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  <w:t xml:space="preserve">6. Student receives a confirmation email.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  <w:br w:type="textWrapping"/>
        <w:br w:type="textWrapping"/>
        <w:br w:type="textWrapping"/>
        <w:t xml:space="preserve">Use Case Name:</w:t>
      </w:r>
    </w:p>
    <w:p w:rsidR="00000000" w:rsidDel="00000000" w:rsidP="00000000" w:rsidRDefault="00000000" w:rsidRPr="00000000" w14:paraId="000001D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Evaluate Final Report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  <w:t xml:space="preserve">Scope: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  <w:t xml:space="preserve">Fast Thesis Management System</w:t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  <w:t xml:space="preserve">Level:</w:t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  <w:t xml:space="preserve">User Goal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  <w:t xml:space="preserve">Primary Actor:</w:t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  <w:t xml:space="preserve">Supervisor</w:t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  <w:t xml:space="preserve">Stakeholders and Interests: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  <w:t xml:space="preserve">Supervisor: Wants to evaluate the submitted final reports.</w:t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  <w:t xml:space="preserve">Student: Needs feedback on their final report.</w:t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  <w:t xml:space="preserve">Admin: Manages the evaluation process.</w:t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  <w:t xml:space="preserve">Preconditions: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  <w:t xml:space="preserve">Final reports must be submitted and accessible.</w:t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  <w:t xml:space="preserve">Postconditions: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  <w:t xml:space="preserve">Final reports are evaluated, and feedback is recorded.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  <w:t xml:space="preserve">Main Success Scenario:</w:t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  <w:t xml:space="preserve">1. Supervisor logs into the system.</w:t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  <w:t xml:space="preserve">2. Supervisor navigates to the evaluation page.</w:t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  <w:t xml:space="preserve">3. Supervisor selects a final report to evaluate.</w:t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  <w:t xml:space="preserve">4. Supervisor reviews the report and writes feedback.</w:t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  <w:t xml:space="preserve">5. System saves the evaluation and notifies the student.</w:t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  <w:t xml:space="preserve">Use Case Name:</w:t>
      </w:r>
    </w:p>
    <w:p w:rsidR="00000000" w:rsidDel="00000000" w:rsidP="00000000" w:rsidRDefault="00000000" w:rsidRPr="00000000" w14:paraId="000001E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Upload Final Grades</w:t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  <w:t xml:space="preserve">Scope:</w:t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  <w:t xml:space="preserve">Fast Thesis Management System</w:t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  <w:t xml:space="preserve">Level:</w:t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  <w:t xml:space="preserve">User Goal</w:t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  <w:t xml:space="preserve">Primary Actor:</w:t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  <w:t xml:space="preserve">Admin</w:t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  <w:t xml:space="preserve">Stakeholders and Interests:</w:t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  <w:t xml:space="preserve">Admin: Wants to upload final grades for students.</w:t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  <w:t xml:space="preserve">Supervisor: Needs to verify that grades are accurately recorded.</w:t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  <w:t xml:space="preserve">Student: Expects to see their final grades.</w:t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  <w:t xml:space="preserve">Preconditions:</w:t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  <w:t xml:space="preserve">Final evaluations must be completed.</w:t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  <w:t xml:space="preserve">Postconditions:</w:t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  <w:t xml:space="preserve">Final grades are successfully uploaded and visible to students.</w:t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  <w:t xml:space="preserve">Main Success Scenario:</w:t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  <w:t xml:space="preserve">1. Admin logs into the system.</w:t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  <w:t xml:space="preserve">2. Admin navigates to the grades upload section.</w:t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  <w:t xml:space="preserve">3. Admin uploads the final grades file.</w:t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  <w:t xml:space="preserve">4. System validates the format of the uploaded file.</w:t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  <w:t xml:space="preserve">5. System saves the grades and notifies all students.</w:t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  <w:br w:type="textWrapping"/>
        <w:br w:type="textWrapping"/>
        <w:t xml:space="preserve">Use Case Name:</w:t>
      </w:r>
    </w:p>
    <w:p w:rsidR="00000000" w:rsidDel="00000000" w:rsidP="00000000" w:rsidRDefault="00000000" w:rsidRPr="00000000" w14:paraId="000002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Submit Revised Thesis</w:t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  <w:t xml:space="preserve">Scope:</w:t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  <w:t xml:space="preserve">Fast Thesis Management System</w:t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  <w:t xml:space="preserve">Level:</w:t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  <w:t xml:space="preserve">User Goal</w:t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  <w:t xml:space="preserve">Primary Actor:</w:t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  <w:t xml:space="preserve">Student</w:t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  <w:t xml:space="preserve">Stakeholders and Interests:</w:t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  <w:t xml:space="preserve">Student: Wants to submit a revised thesis based on feedback.</w:t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  <w:t xml:space="preserve">Supervisor: Needs to review the revised thesis.</w:t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  <w:t xml:space="preserve">Admin: Manages the submission process.</w:t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  <w:t xml:space="preserve">Preconditions:</w:t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  <w:t xml:space="preserve">Students must have received feedback on the initial thesis submission.</w:t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  <w:t xml:space="preserve">Postconditions:</w:t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  <w:t xml:space="preserve">The revised thesis is successfully submitted and available for review.</w:t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  <w:t xml:space="preserve">Main Success Scenario:</w:t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  <w:t xml:space="preserve">1. Students log into the system.</w:t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  <w:t xml:space="preserve">2. Student navigates to the revised thesis submission page.</w:t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  <w:t xml:space="preserve">3. Student uploads the revised thesis document.</w:t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  <w:t xml:space="preserve">4. System validates the document format and content.</w:t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  <w:t xml:space="preserve">5. System submits the revised thesis and notifies the supervisor.</w:t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  <w:t xml:space="preserve">6. Student receives a confirmation email.</w:t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  <w:br w:type="textWrapping"/>
        <w:br w:type="textWrapping"/>
        <w:t xml:space="preserve">Use Case Name: </w:t>
      </w:r>
    </w:p>
    <w:p w:rsidR="00000000" w:rsidDel="00000000" w:rsidP="00000000" w:rsidRDefault="00000000" w:rsidRPr="00000000" w14:paraId="0000021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Form MSRC Panel</w:t>
      </w:r>
    </w:p>
    <w:p w:rsidR="00000000" w:rsidDel="00000000" w:rsidP="00000000" w:rsidRDefault="00000000" w:rsidRPr="00000000" w14:paraId="0000021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Scope:</w:t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  <w:t xml:space="preserve">Fast Thesis Management System</w:t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  <w:t xml:space="preserve">Level:</w:t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  <w:t xml:space="preserve">User Goal</w:t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  <w:t xml:space="preserve">Primary Actor:</w:t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  <w:t xml:space="preserve">Admin</w:t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  <w:t xml:space="preserve">Stakeholders and Interests:</w:t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  <w:t xml:space="preserve">Admin: Wants to form a panel for evaluations.</w:t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  <w:t xml:space="preserve">Supervisor: Needs to be part of the evaluation process.</w:t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  <w:t xml:space="preserve">Student: Requires transparency in the evaluation process.</w:t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  <w:t xml:space="preserve">Preconditions:</w:t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  <w:t xml:space="preserve">Criteria for forming the MSRC panel must be established.</w:t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  <w:t xml:space="preserve">Postconditions:</w:t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  <w:t xml:space="preserve">The MSRC panel is formed and notified of their roles.</w:t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  <w:t xml:space="preserve">Main Success Scenario:</w:t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  <w:t xml:space="preserve">1. Admin logs into the system.</w:t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  <w:t xml:space="preserve">2. Admin navigates to the MSRC panel formation page.</w:t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  <w:t xml:space="preserve">3. Admin selects members for the panel based on criteria.</w:t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  <w:t xml:space="preserve">4. System saves the panel formation and notifies the selected members.</w:t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pStyle w:val="Heading2"/>
        <w:numPr>
          <w:ilvl w:val="1"/>
          <w:numId w:val="5"/>
        </w:numPr>
        <w:ind w:left="0" w:firstLine="0"/>
        <w:rPr/>
      </w:pPr>
      <w:bookmarkStart w:colFirst="0" w:colLast="0" w:name="_3rdcrjn" w:id="11"/>
      <w:bookmarkEnd w:id="11"/>
      <w:r w:rsidDel="00000000" w:rsidR="00000000" w:rsidRPr="00000000">
        <w:rPr>
          <w:b w:val="1"/>
          <w:vertAlign w:val="baseline"/>
          <w:rtl w:val="0"/>
        </w:rPr>
        <w:t xml:space="preserve">Extended Use Cases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b w:val="1"/>
          <w:rtl w:val="0"/>
        </w:rPr>
        <w:t xml:space="preserve">1. Submit Thesis Proposal</w:t>
        <w:br w:type="textWrapping"/>
      </w:r>
      <w:r w:rsidDel="00000000" w:rsidR="00000000" w:rsidRPr="00000000">
        <w:rPr>
          <w:rtl w:val="0"/>
        </w:rPr>
        <w:t xml:space="preserve">Extensions:</w:t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  <w:t xml:space="preserve">3a. Invalid Document Format: System prompts the student to upload in the correct</w:t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  <w:t xml:space="preserve">format.</w:t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>
          <w:rtl w:val="0"/>
        </w:rPr>
        <w:t xml:space="preserve">5a. Supervisor Not Available: System queues the proposal for review when the</w:t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tl w:val="0"/>
        </w:rPr>
        <w:t xml:space="preserve">supervisor becomes available.</w:t>
      </w:r>
    </w:p>
    <w:p w:rsidR="00000000" w:rsidDel="00000000" w:rsidP="00000000" w:rsidRDefault="00000000" w:rsidRPr="00000000" w14:paraId="000002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 Submit Consent Form</w:t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tl w:val="0"/>
        </w:rPr>
        <w:t xml:space="preserve">Extensions:</w:t>
      </w:r>
    </w:p>
    <w:p w:rsidR="00000000" w:rsidDel="00000000" w:rsidP="00000000" w:rsidRDefault="00000000" w:rsidRPr="00000000" w14:paraId="0000023E">
      <w:pPr>
        <w:rPr/>
      </w:pPr>
      <w:r w:rsidDel="00000000" w:rsidR="00000000" w:rsidRPr="00000000">
        <w:rPr>
          <w:rtl w:val="0"/>
        </w:rPr>
        <w:t xml:space="preserve">3a. Invalid Document Format: System prompts the student to upload the document in</w:t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  <w:t xml:space="preserve">the correct format.</w:t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rtl w:val="0"/>
        </w:rPr>
        <w:t xml:space="preserve">5a. Supervisor Not Available: System queues the consent form for review when the</w:t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rtl w:val="0"/>
        </w:rPr>
        <w:t xml:space="preserve">supervisor becomes available.</w:t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0"/>
        </w:rPr>
        <w:t xml:space="preserve">6a. Supervisor Requests Changes: If the supervisor requests modifications, the</w:t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  <w:t xml:space="preserve">the student is notified to revise and resubmit the form.</w:t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3.Proposal Defense Scheduling</w:t>
        <w:br w:type="textWrapping"/>
      </w:r>
      <w:r w:rsidDel="00000000" w:rsidR="00000000" w:rsidRPr="00000000">
        <w:rPr>
          <w:rtl w:val="0"/>
        </w:rPr>
        <w:t xml:space="preserve">Extensions:</w:t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tl w:val="0"/>
        </w:rPr>
        <w:t xml:space="preserve">3a. Date Conflict: The system detects a scheduling conflict (e.g., panel or examiner</w:t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tl w:val="0"/>
        </w:rPr>
        <w:t xml:space="preserve">availability) and prompts the supervisor to select a different date.</w:t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0"/>
        </w:rPr>
        <w:t xml:space="preserve">5a. Notification Error: The system logs the error if notifications fail and retries sending</w:t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  <w:t xml:space="preserve">them.</w:t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4. Proposal Defense Evaluation</w:t>
        <w:br w:type="textWrapping"/>
      </w:r>
      <w:r w:rsidDel="00000000" w:rsidR="00000000" w:rsidRPr="00000000">
        <w:rPr>
          <w:rtl w:val="0"/>
        </w:rPr>
        <w:t xml:space="preserve">Extensions:</w:t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  <w:t xml:space="preserve">3a. Missing Information: System prompts the examiner to complete all required fields.</w:t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  <w:t xml:space="preserve">5a. Database Error: System logs the error and notifies the administrator for resolution.</w:t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5. Feedback Distribution</w:t>
      </w:r>
      <w:r w:rsidDel="00000000" w:rsidR="00000000" w:rsidRPr="00000000">
        <w:rPr>
          <w:rtl w:val="0"/>
        </w:rPr>
        <w:br w:type="textWrapping"/>
        <w:t xml:space="preserve">Extensions:</w:t>
      </w:r>
    </w:p>
    <w:p w:rsidR="00000000" w:rsidDel="00000000" w:rsidP="00000000" w:rsidRDefault="00000000" w:rsidRPr="00000000" w14:paraId="0000024D">
      <w:pPr>
        <w:rPr/>
      </w:pPr>
      <w:r w:rsidDel="00000000" w:rsidR="00000000" w:rsidRPr="00000000">
        <w:rPr>
          <w:rtl w:val="0"/>
        </w:rPr>
        <w:t xml:space="preserve">4a. Email Delivery Failure: The system retries sending the feedback and logs the</w:t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tl w:val="0"/>
        </w:rPr>
        <w:t xml:space="preserve">error.</w:t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6. Midterm Evaluation Submission</w:t>
        <w:br w:type="textWrapping"/>
      </w:r>
      <w:r w:rsidDel="00000000" w:rsidR="00000000" w:rsidRPr="00000000">
        <w:rPr>
          <w:rtl w:val="0"/>
        </w:rPr>
        <w:t xml:space="preserve">Extensions:</w:t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tl w:val="0"/>
        </w:rPr>
        <w:t xml:space="preserve">3a. Missing Information: System prompts the supervisor to complete all required</w:t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rtl w:val="0"/>
        </w:rPr>
        <w:t xml:space="preserve">fields.</w:t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rtl w:val="0"/>
        </w:rPr>
        <w:t xml:space="preserve">5a. Database Error: System logs the error and notifies the administrator.</w:t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b w:val="1"/>
          <w:rtl w:val="0"/>
        </w:rPr>
        <w:t xml:space="preserve">6. Midterm Evaluation Submission</w:t>
        <w:br w:type="textWrapping"/>
      </w:r>
      <w:r w:rsidDel="00000000" w:rsidR="00000000" w:rsidRPr="00000000">
        <w:rPr>
          <w:rtl w:val="0"/>
        </w:rPr>
        <w:t xml:space="preserve">Extensions:</w:t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  <w:t xml:space="preserve">3a. Missing Information: System prompts the supervisor to complete all required</w:t>
      </w:r>
    </w:p>
    <w:p w:rsidR="00000000" w:rsidDel="00000000" w:rsidP="00000000" w:rsidRDefault="00000000" w:rsidRPr="00000000" w14:paraId="00000256">
      <w:pPr>
        <w:rPr/>
      </w:pPr>
      <w:r w:rsidDel="00000000" w:rsidR="00000000" w:rsidRPr="00000000">
        <w:rPr>
          <w:rtl w:val="0"/>
        </w:rPr>
        <w:t xml:space="preserve">fields.</w:t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>
          <w:rtl w:val="0"/>
        </w:rPr>
        <w:t xml:space="preserve">5a. Database Error: System logs the error and notifies the administrator.</w:t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b w:val="1"/>
          <w:rtl w:val="0"/>
        </w:rPr>
        <w:t xml:space="preserve">7. Thesis Final Submission</w:t>
        <w:br w:type="textWrapping"/>
      </w:r>
      <w:r w:rsidDel="00000000" w:rsidR="00000000" w:rsidRPr="00000000">
        <w:rPr>
          <w:rtl w:val="0"/>
        </w:rPr>
        <w:t xml:space="preserve">Extensions:</w:t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  <w:t xml:space="preserve">3a. Invalid Document Format: System prompts the student to upload the document in</w:t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>
          <w:rtl w:val="0"/>
        </w:rPr>
        <w:t xml:space="preserve">the correct format.</w:t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tl w:val="0"/>
        </w:rPr>
        <w:t xml:space="preserve">5a. Supervisor Not Available: System queues the thesis for review when the supervisor</w:t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rtl w:val="0"/>
        </w:rPr>
        <w:t xml:space="preserve">becomes available.</w:t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tl w:val="0"/>
        </w:rPr>
        <w:t xml:space="preserve">Use Case Name:</w:t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rtl w:val="0"/>
        </w:rPr>
        <w:t xml:space="preserve">Schedule Midterm Evaluation</w:t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rtl w:val="0"/>
        </w:rPr>
        <w:br w:type="textWrapping"/>
        <w:t xml:space="preserve">Extensions:</w:t>
      </w:r>
    </w:p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rtl w:val="0"/>
        </w:rPr>
        <w:t xml:space="preserve">3a. Conflicting Schedule: System prompts the supervisor to choose a different time if</w:t>
      </w:r>
    </w:p>
    <w:p w:rsidR="00000000" w:rsidDel="00000000" w:rsidP="00000000" w:rsidRDefault="00000000" w:rsidRPr="00000000" w14:paraId="00000263">
      <w:pPr>
        <w:rPr/>
      </w:pPr>
      <w:r w:rsidDel="00000000" w:rsidR="00000000" w:rsidRPr="00000000">
        <w:rPr>
          <w:rtl w:val="0"/>
        </w:rPr>
        <w:t xml:space="preserve">there is a conflict.</w:t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rtl w:val="0"/>
        </w:rPr>
        <w:t xml:space="preserve">4a. Invalid Date/Time: System notifies the supervisor to select a valid date/time.</w:t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rPr/>
      </w:pPr>
      <w:r w:rsidDel="00000000" w:rsidR="00000000" w:rsidRPr="00000000">
        <w:rPr>
          <w:rtl w:val="0"/>
        </w:rPr>
        <w:t xml:space="preserve">Use Case Name:</w:t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>
          <w:rtl w:val="0"/>
        </w:rPr>
        <w:t xml:space="preserve">Submit Midterm Evaluation</w:t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rPr>
          <w:rtl w:val="0"/>
        </w:rPr>
        <w:br w:type="textWrapping"/>
        <w:t xml:space="preserve">Extensions:</w:t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>
          <w:rtl w:val="0"/>
        </w:rPr>
        <w:t xml:space="preserve">3a. Invalid Document Format: System prompts the student to upload in the correct</w:t>
      </w:r>
    </w:p>
    <w:p w:rsidR="00000000" w:rsidDel="00000000" w:rsidP="00000000" w:rsidRDefault="00000000" w:rsidRPr="00000000" w14:paraId="0000026A">
      <w:pPr>
        <w:rPr/>
      </w:pPr>
      <w:r w:rsidDel="00000000" w:rsidR="00000000" w:rsidRPr="00000000">
        <w:rPr>
          <w:rtl w:val="0"/>
        </w:rPr>
        <w:t xml:space="preserve">format.</w:t>
      </w:r>
    </w:p>
    <w:p w:rsidR="00000000" w:rsidDel="00000000" w:rsidP="00000000" w:rsidRDefault="00000000" w:rsidRPr="00000000" w14:paraId="0000026B">
      <w:pPr>
        <w:rPr/>
      </w:pPr>
      <w:r w:rsidDel="00000000" w:rsidR="00000000" w:rsidRPr="00000000">
        <w:rPr>
          <w:rtl w:val="0"/>
        </w:rPr>
        <w:t xml:space="preserve">5a. Supervisor Not Available: System queues the evaluation for review when the</w:t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tl w:val="0"/>
        </w:rPr>
        <w:t xml:space="preserve">supervisor becomes available.</w:t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rPr>
          <w:rtl w:val="0"/>
        </w:rPr>
        <w:br w:type="textWrapping"/>
        <w:t xml:space="preserve">Use Case Name:</w:t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tl w:val="0"/>
        </w:rPr>
        <w:t xml:space="preserve">Distribute Midterm Feedback</w:t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  <w:t xml:space="preserve">Extensions:</w:t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  <w:t xml:space="preserve">4a. Missing Evaluation: System notifies the supervisor if an evaluation is missing for a</w:t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rtl w:val="0"/>
        </w:rPr>
        <w:t xml:space="preserve">student.</w:t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  <w:t xml:space="preserve">5a. Notification Failure: System logs an error if notifications fail to send.</w:t>
      </w:r>
    </w:p>
    <w:p w:rsidR="00000000" w:rsidDel="00000000" w:rsidP="00000000" w:rsidRDefault="00000000" w:rsidRPr="00000000" w14:paraId="00000274">
      <w:pPr>
        <w:pStyle w:val="Heading2"/>
        <w:ind w:firstLine="0"/>
        <w:rPr>
          <w:b w:val="1"/>
          <w:vertAlign w:val="baseline"/>
        </w:rPr>
      </w:pPr>
      <w:bookmarkStart w:colFirst="0" w:colLast="0" w:name="_26in1rg" w:id="12"/>
      <w:bookmarkEnd w:id="12"/>
      <w:r w:rsidDel="00000000" w:rsidR="00000000" w:rsidRPr="00000000">
        <w:rPr>
          <w:b w:val="1"/>
          <w:vertAlign w:val="baseline"/>
          <w:rtl w:val="0"/>
        </w:rPr>
        <w:t xml:space="preserve">Use Case Diagram</w:t>
        <w:br w:type="textWrapping"/>
      </w:r>
    </w:p>
    <w:p w:rsidR="00000000" w:rsidDel="00000000" w:rsidP="00000000" w:rsidRDefault="00000000" w:rsidRPr="00000000" w14:paraId="00000275">
      <w:pPr>
        <w:rPr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4525328" cy="6369240"/>
            <wp:effectExtent b="0" l="0" r="0" t="0"/>
            <wp:docPr id="3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5328" cy="6369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pStyle w:val="Heading1"/>
        <w:numPr>
          <w:ilvl w:val="0"/>
          <w:numId w:val="5"/>
        </w:numPr>
        <w:ind w:left="0" w:firstLine="0"/>
        <w:rPr/>
      </w:pPr>
      <w:r w:rsidDel="00000000" w:rsidR="00000000" w:rsidRPr="00000000">
        <w:rPr>
          <w:b w:val="1"/>
          <w:vertAlign w:val="baseline"/>
          <w:rtl w:val="0"/>
        </w:rPr>
        <w:t xml:space="preserve">Other Nonfunctional Requirements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pStyle w:val="Heading2"/>
        <w:numPr>
          <w:ilvl w:val="1"/>
          <w:numId w:val="5"/>
        </w:numPr>
        <w:ind w:left="0" w:firstLine="0"/>
        <w:rPr/>
      </w:pPr>
      <w:bookmarkStart w:colFirst="0" w:colLast="0" w:name="_lnxbz9" w:id="13"/>
      <w:bookmarkEnd w:id="13"/>
      <w:r w:rsidDel="00000000" w:rsidR="00000000" w:rsidRPr="00000000">
        <w:rPr>
          <w:b w:val="1"/>
          <w:vertAlign w:val="baseline"/>
          <w:rtl w:val="0"/>
        </w:rPr>
        <w:t xml:space="preserve">Performance Requirements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1"/>
          <w:sz w:val="22"/>
          <w:szCs w:val="22"/>
        </w:rPr>
      </w:pPr>
      <w:bookmarkStart w:colFirst="0" w:colLast="0" w:name="_35nkun2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1"/>
          <w:sz w:val="22"/>
          <w:szCs w:val="22"/>
        </w:rPr>
      </w:pPr>
      <w:bookmarkStart w:colFirst="0" w:colLast="0" w:name="_1ksv4uv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numPr>
          <w:ilvl w:val="0"/>
          <w:numId w:val="7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120" w:lineRule="auto"/>
        <w:ind w:left="720" w:hanging="360"/>
        <w:rPr>
          <w:rFonts w:ascii="Times" w:cs="Times" w:eastAsia="Times" w:hAnsi="Times"/>
        </w:rPr>
      </w:pPr>
      <w:bookmarkStart w:colFirst="0" w:colLast="0" w:name="_44sinio" w:id="16"/>
      <w:bookmarkEnd w:id="16"/>
      <w:r w:rsidDel="00000000" w:rsidR="00000000" w:rsidRPr="00000000">
        <w:rPr>
          <w:color w:val="0d0d0d"/>
          <w:rtl w:val="0"/>
        </w:rPr>
        <w:t xml:space="preserve">System Response Time: The system must respond to user actions (e.g., form submissions, file uploads) within 3 seconds under normal load conditions (up to 100 concurrent users).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numPr>
          <w:ilvl w:val="0"/>
          <w:numId w:val="7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0" w:lineRule="auto"/>
        <w:ind w:left="720" w:hanging="360"/>
        <w:rPr>
          <w:rFonts w:ascii="Times" w:cs="Times" w:eastAsia="Times" w:hAnsi="Times"/>
        </w:rPr>
      </w:pPr>
      <w:r w:rsidDel="00000000" w:rsidR="00000000" w:rsidRPr="00000000">
        <w:rPr>
          <w:color w:val="0d0d0d"/>
          <w:rtl w:val="0"/>
        </w:rPr>
        <w:t xml:space="preserve">Concurrent Users: The system must support at least 200 simultaneous users without performance degradation.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numPr>
          <w:ilvl w:val="0"/>
          <w:numId w:val="7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0" w:lineRule="auto"/>
        <w:ind w:left="720" w:hanging="360"/>
        <w:rPr>
          <w:rFonts w:ascii="Times" w:cs="Times" w:eastAsia="Times" w:hAnsi="Times"/>
        </w:rPr>
      </w:pPr>
      <w:r w:rsidDel="00000000" w:rsidR="00000000" w:rsidRPr="00000000">
        <w:rPr>
          <w:color w:val="0d0d0d"/>
          <w:rtl w:val="0"/>
        </w:rPr>
        <w:t xml:space="preserve">Data Handling: The system should process and store files (e.g., thesis documents) up to 100MB per file within 5 seconds.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numPr>
          <w:ilvl w:val="0"/>
          <w:numId w:val="7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0" w:lineRule="auto"/>
        <w:ind w:left="720" w:hanging="360"/>
        <w:rPr>
          <w:rFonts w:ascii="Times" w:cs="Times" w:eastAsia="Times" w:hAnsi="Times"/>
        </w:rPr>
      </w:pPr>
      <w:r w:rsidDel="00000000" w:rsidR="00000000" w:rsidRPr="00000000">
        <w:rPr>
          <w:color w:val="0d0d0d"/>
          <w:rtl w:val="0"/>
        </w:rPr>
        <w:t xml:space="preserve">Availability: The system should maintain 99.9% uptime during academic hours (8 AM - 10 PM).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numPr>
          <w:ilvl w:val="0"/>
          <w:numId w:val="7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lineRule="auto"/>
        <w:ind w:left="720" w:hanging="360"/>
        <w:rPr>
          <w:rFonts w:ascii="Times" w:cs="Times" w:eastAsia="Times" w:hAnsi="Times"/>
        </w:rPr>
      </w:pPr>
      <w:r w:rsidDel="00000000" w:rsidR="00000000" w:rsidRPr="00000000">
        <w:rPr>
          <w:color w:val="0d0d0d"/>
          <w:rtl w:val="0"/>
        </w:rPr>
        <w:t xml:space="preserve">Scalability: The system must handle a 20% increase in user load during peak periods (e.g., thesis submission deadlines) without significant performance degradation.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1"/>
          <w:sz w:val="22"/>
          <w:szCs w:val="22"/>
        </w:rPr>
      </w:pPr>
      <w:bookmarkStart w:colFirst="0" w:colLast="0" w:name="_2jxsxqh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1"/>
          <w:sz w:val="22"/>
          <w:szCs w:val="22"/>
        </w:rPr>
      </w:pPr>
      <w:bookmarkStart w:colFirst="0" w:colLast="0" w:name="_z337ya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1"/>
          <w:sz w:val="22"/>
          <w:szCs w:val="22"/>
        </w:rPr>
      </w:pPr>
      <w:bookmarkStart w:colFirst="0" w:colLast="0" w:name="_3j2qqm3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1"/>
          <w:sz w:val="22"/>
          <w:szCs w:val="22"/>
        </w:rPr>
      </w:pPr>
      <w:bookmarkStart w:colFirst="0" w:colLast="0" w:name="_1y810tw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pStyle w:val="Heading2"/>
        <w:numPr>
          <w:ilvl w:val="1"/>
          <w:numId w:val="5"/>
        </w:numPr>
        <w:ind w:left="0" w:firstLine="0"/>
        <w:rPr/>
      </w:pPr>
      <w:r w:rsidDel="00000000" w:rsidR="00000000" w:rsidRPr="00000000">
        <w:rPr>
          <w:b w:val="1"/>
          <w:vertAlign w:val="baseline"/>
          <w:rtl w:val="0"/>
        </w:rPr>
        <w:t xml:space="preserve">Safety Requirements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numPr>
          <w:ilvl w:val="0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120" w:lineRule="auto"/>
        <w:ind w:left="0" w:firstLine="0"/>
        <w:rPr>
          <w:rFonts w:ascii="Arial" w:cs="Arial" w:eastAsia="Arial" w:hAnsi="Arial"/>
          <w:color w:val="0d0d0d"/>
        </w:rPr>
      </w:pPr>
      <w:bookmarkStart w:colFirst="0" w:colLast="0" w:name="_4i7ojhp" w:id="21"/>
      <w:bookmarkEnd w:id="21"/>
      <w:r w:rsidDel="00000000" w:rsidR="00000000" w:rsidRPr="00000000">
        <w:rPr>
          <w:color w:val="0d0d0d"/>
          <w:rtl w:val="0"/>
        </w:rPr>
        <w:t xml:space="preserve">Authentication: Users must log in using their university-provided credentials (e.g., email ID and password).</w:t>
      </w:r>
    </w:p>
    <w:p w:rsidR="00000000" w:rsidDel="00000000" w:rsidP="00000000" w:rsidRDefault="00000000" w:rsidRPr="00000000" w14:paraId="00000286">
      <w:pPr>
        <w:numPr>
          <w:ilvl w:val="0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0" w:lineRule="auto"/>
        <w:ind w:left="0" w:firstLine="0"/>
        <w:rPr>
          <w:color w:val="0d0d0d"/>
        </w:rPr>
      </w:pPr>
      <w:r w:rsidDel="00000000" w:rsidR="00000000" w:rsidRPr="00000000">
        <w:rPr>
          <w:color w:val="0d0d0d"/>
          <w:rtl w:val="0"/>
        </w:rPr>
        <w:t xml:space="preserve">Role-Based Access Control (RBAC): The system must enforce strict role-based permissions:</w:t>
      </w:r>
    </w:p>
    <w:p w:rsidR="00000000" w:rsidDel="00000000" w:rsidP="00000000" w:rsidRDefault="00000000" w:rsidRPr="00000000" w14:paraId="00000287">
      <w:pPr>
        <w:numPr>
          <w:ilvl w:val="1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before="0" w:lineRule="auto"/>
        <w:ind w:left="0" w:firstLine="0"/>
        <w:rPr>
          <w:color w:val="0d0d0d"/>
        </w:rPr>
      </w:pPr>
      <w:r w:rsidDel="00000000" w:rsidR="00000000" w:rsidRPr="00000000">
        <w:rPr>
          <w:color w:val="0d0d0d"/>
          <w:rtl w:val="0"/>
        </w:rPr>
        <w:t xml:space="preserve">Students can access their submissions and supervisor feedback.</w:t>
      </w:r>
    </w:p>
    <w:p w:rsidR="00000000" w:rsidDel="00000000" w:rsidP="00000000" w:rsidRDefault="00000000" w:rsidRPr="00000000" w14:paraId="00000288">
      <w:pPr>
        <w:numPr>
          <w:ilvl w:val="1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before="0" w:lineRule="auto"/>
        <w:ind w:left="0" w:firstLine="0"/>
        <w:rPr>
          <w:color w:val="0d0d0d"/>
        </w:rPr>
      </w:pPr>
      <w:r w:rsidDel="00000000" w:rsidR="00000000" w:rsidRPr="00000000">
        <w:rPr>
          <w:color w:val="0d0d0d"/>
          <w:rtl w:val="0"/>
        </w:rPr>
        <w:t xml:space="preserve">Supervisors can access only the students assigned to them</w:t>
      </w:r>
      <w:r w:rsidDel="00000000" w:rsidR="00000000" w:rsidRPr="00000000">
        <w:rPr>
          <w:i w:val="1"/>
          <w:color w:val="0d0d0d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numPr>
          <w:ilvl w:val="1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before="0" w:lineRule="auto"/>
        <w:ind w:left="0" w:firstLine="0"/>
        <w:rPr>
          <w:color w:val="0d0d0d"/>
        </w:rPr>
      </w:pPr>
      <w:r w:rsidDel="00000000" w:rsidR="00000000" w:rsidRPr="00000000">
        <w:rPr>
          <w:color w:val="0d0d0d"/>
          <w:rtl w:val="0"/>
        </w:rPr>
        <w:t xml:space="preserve">Administrators can access and manage all system data</w:t>
      </w:r>
      <w:r w:rsidDel="00000000" w:rsidR="00000000" w:rsidRPr="00000000">
        <w:rPr>
          <w:i w:val="1"/>
          <w:color w:val="0d0d0d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numPr>
          <w:ilvl w:val="0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0" w:lineRule="auto"/>
        <w:ind w:left="0" w:firstLine="0"/>
        <w:rPr>
          <w:color w:val="0d0d0d"/>
        </w:rPr>
      </w:pPr>
      <w:r w:rsidDel="00000000" w:rsidR="00000000" w:rsidRPr="00000000">
        <w:rPr>
          <w:color w:val="0d0d0d"/>
          <w:rtl w:val="0"/>
        </w:rPr>
        <w:t xml:space="preserve">Data Encryption: All sensitive data, including personal information and thesis documents, must be encrypted in transit (using TLS) and at rest.</w:t>
      </w:r>
    </w:p>
    <w:p w:rsidR="00000000" w:rsidDel="00000000" w:rsidP="00000000" w:rsidRDefault="00000000" w:rsidRPr="00000000" w14:paraId="0000028B">
      <w:pPr>
        <w:numPr>
          <w:ilvl w:val="0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0" w:lineRule="auto"/>
        <w:ind w:left="0" w:firstLine="0"/>
        <w:rPr>
          <w:color w:val="0d0d0d"/>
        </w:rPr>
      </w:pPr>
      <w:r w:rsidDel="00000000" w:rsidR="00000000" w:rsidRPr="00000000">
        <w:rPr>
          <w:color w:val="0d0d0d"/>
          <w:rtl w:val="0"/>
        </w:rPr>
        <w:t xml:space="preserve">Session Timeout: User sessions should automatically log out after 20 minutes of inactivity.</w:t>
      </w:r>
    </w:p>
    <w:p w:rsidR="00000000" w:rsidDel="00000000" w:rsidP="00000000" w:rsidRDefault="00000000" w:rsidRPr="00000000" w14:paraId="0000028C">
      <w:pPr>
        <w:numPr>
          <w:ilvl w:val="0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lineRule="auto"/>
        <w:ind w:left="0" w:firstLine="0"/>
        <w:rPr>
          <w:color w:val="0d0d0d"/>
        </w:rPr>
      </w:pPr>
      <w:r w:rsidDel="00000000" w:rsidR="00000000" w:rsidRPr="00000000">
        <w:rPr>
          <w:color w:val="0d0d0d"/>
          <w:rtl w:val="0"/>
        </w:rPr>
        <w:t xml:space="preserve">Audit Logs: The system must maintain logs of all user actions for 6 months for security audits</w:t>
      </w:r>
      <w:r w:rsidDel="00000000" w:rsidR="00000000" w:rsidRPr="00000000">
        <w:rPr>
          <w:i w:val="1"/>
          <w:color w:val="0d0d0d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br w:type="textWrapping"/>
      </w:r>
    </w:p>
    <w:p w:rsidR="00000000" w:rsidDel="00000000" w:rsidP="00000000" w:rsidRDefault="00000000" w:rsidRPr="00000000" w14:paraId="0000028E">
      <w:pPr>
        <w:pStyle w:val="Heading2"/>
        <w:numPr>
          <w:ilvl w:val="1"/>
          <w:numId w:val="5"/>
        </w:numPr>
        <w:ind w:left="0" w:firstLine="0"/>
        <w:rPr/>
      </w:pPr>
      <w:r w:rsidDel="00000000" w:rsidR="00000000" w:rsidRPr="00000000">
        <w:rPr>
          <w:b w:val="1"/>
          <w:vertAlign w:val="baseline"/>
          <w:rtl w:val="0"/>
        </w:rPr>
        <w:t xml:space="preserve">Security Requirements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numPr>
          <w:ilvl w:val="0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120" w:lineRule="auto"/>
        <w:ind w:left="0" w:firstLine="0"/>
        <w:rPr>
          <w:color w:val="0d0d0d"/>
        </w:rPr>
      </w:pPr>
      <w:bookmarkStart w:colFirst="0" w:colLast="0" w:name="_2xcytpi" w:id="22"/>
      <w:bookmarkEnd w:id="22"/>
      <w:r w:rsidDel="00000000" w:rsidR="00000000" w:rsidRPr="00000000">
        <w:rPr>
          <w:color w:val="0d0d0d"/>
          <w:rtl w:val="0"/>
        </w:rPr>
        <w:t xml:space="preserve">Authentication: Users must log in using their university-provided credentials (e.g., email ID and password).</w:t>
      </w:r>
    </w:p>
    <w:p w:rsidR="00000000" w:rsidDel="00000000" w:rsidP="00000000" w:rsidRDefault="00000000" w:rsidRPr="00000000" w14:paraId="00000290">
      <w:pPr>
        <w:numPr>
          <w:ilvl w:val="0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0" w:lineRule="auto"/>
        <w:ind w:left="0" w:firstLine="0"/>
        <w:rPr>
          <w:color w:val="0d0d0d"/>
        </w:rPr>
      </w:pPr>
      <w:r w:rsidDel="00000000" w:rsidR="00000000" w:rsidRPr="00000000">
        <w:rPr>
          <w:color w:val="0d0d0d"/>
          <w:rtl w:val="0"/>
        </w:rPr>
        <w:t xml:space="preserve">Role-Based Access Control (RBAC): The system must enforce strict role-based permissions:</w:t>
      </w:r>
    </w:p>
    <w:p w:rsidR="00000000" w:rsidDel="00000000" w:rsidP="00000000" w:rsidRDefault="00000000" w:rsidRPr="00000000" w14:paraId="00000291">
      <w:pPr>
        <w:numPr>
          <w:ilvl w:val="1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before="0" w:lineRule="auto"/>
        <w:ind w:left="0" w:firstLine="0"/>
        <w:rPr>
          <w:color w:val="0d0d0d"/>
        </w:rPr>
      </w:pPr>
      <w:r w:rsidDel="00000000" w:rsidR="00000000" w:rsidRPr="00000000">
        <w:rPr>
          <w:color w:val="0d0d0d"/>
          <w:rtl w:val="0"/>
        </w:rPr>
        <w:t xml:space="preserve">Students can access their submissions and supervisor feedback</w:t>
      </w:r>
      <w:r w:rsidDel="00000000" w:rsidR="00000000" w:rsidRPr="00000000">
        <w:rPr>
          <w:i w:val="1"/>
          <w:color w:val="0d0d0d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numPr>
          <w:ilvl w:val="1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before="0" w:lineRule="auto"/>
        <w:ind w:left="0" w:firstLine="0"/>
        <w:rPr>
          <w:color w:val="0d0d0d"/>
        </w:rPr>
      </w:pPr>
      <w:r w:rsidDel="00000000" w:rsidR="00000000" w:rsidRPr="00000000">
        <w:rPr>
          <w:color w:val="0d0d0d"/>
          <w:rtl w:val="0"/>
        </w:rPr>
        <w:t xml:space="preserve">Supervisors can access only the students assigned to them.</w:t>
      </w:r>
    </w:p>
    <w:p w:rsidR="00000000" w:rsidDel="00000000" w:rsidP="00000000" w:rsidRDefault="00000000" w:rsidRPr="00000000" w14:paraId="00000293">
      <w:pPr>
        <w:numPr>
          <w:ilvl w:val="1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before="0" w:lineRule="auto"/>
        <w:ind w:left="0" w:firstLine="0"/>
        <w:rPr>
          <w:color w:val="0d0d0d"/>
        </w:rPr>
      </w:pPr>
      <w:r w:rsidDel="00000000" w:rsidR="00000000" w:rsidRPr="00000000">
        <w:rPr>
          <w:color w:val="0d0d0d"/>
          <w:rtl w:val="0"/>
        </w:rPr>
        <w:t xml:space="preserve">Administrators can access and manage all system data.</w:t>
      </w:r>
    </w:p>
    <w:p w:rsidR="00000000" w:rsidDel="00000000" w:rsidP="00000000" w:rsidRDefault="00000000" w:rsidRPr="00000000" w14:paraId="00000294">
      <w:pPr>
        <w:numPr>
          <w:ilvl w:val="0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0" w:lineRule="auto"/>
        <w:ind w:left="0" w:firstLine="0"/>
        <w:rPr>
          <w:color w:val="0d0d0d"/>
        </w:rPr>
      </w:pPr>
      <w:r w:rsidDel="00000000" w:rsidR="00000000" w:rsidRPr="00000000">
        <w:rPr>
          <w:color w:val="0d0d0d"/>
          <w:rtl w:val="0"/>
        </w:rPr>
        <w:t xml:space="preserve">Data Encryption: All sensitive data, including personal information and thesis documents, must be encrypted in transit (using TLS) and at rest.</w:t>
      </w:r>
    </w:p>
    <w:p w:rsidR="00000000" w:rsidDel="00000000" w:rsidP="00000000" w:rsidRDefault="00000000" w:rsidRPr="00000000" w14:paraId="00000295">
      <w:pPr>
        <w:numPr>
          <w:ilvl w:val="0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0" w:lineRule="auto"/>
        <w:ind w:left="0" w:firstLine="0"/>
        <w:rPr>
          <w:color w:val="0d0d0d"/>
        </w:rPr>
      </w:pPr>
      <w:r w:rsidDel="00000000" w:rsidR="00000000" w:rsidRPr="00000000">
        <w:rPr>
          <w:color w:val="0d0d0d"/>
          <w:rtl w:val="0"/>
        </w:rPr>
        <w:t xml:space="preserve">Session Timeout: User sessions should automatically log out after 20 minutes of inactivity</w:t>
      </w:r>
      <w:r w:rsidDel="00000000" w:rsidR="00000000" w:rsidRPr="00000000">
        <w:rPr>
          <w:i w:val="1"/>
          <w:color w:val="0d0d0d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numPr>
          <w:ilvl w:val="0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lineRule="auto"/>
        <w:ind w:left="0" w:firstLine="0"/>
        <w:rPr>
          <w:color w:val="0d0d0d"/>
        </w:rPr>
      </w:pPr>
      <w:r w:rsidDel="00000000" w:rsidR="00000000" w:rsidRPr="00000000">
        <w:rPr>
          <w:color w:val="0d0d0d"/>
          <w:rtl w:val="0"/>
        </w:rPr>
        <w:t xml:space="preserve">Audit Logs: The system must maintain logs of all user actions for 6 months for security audits.</w:t>
      </w:r>
    </w:p>
    <w:p w:rsidR="00000000" w:rsidDel="00000000" w:rsidP="00000000" w:rsidRDefault="00000000" w:rsidRPr="00000000" w14:paraId="000002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pStyle w:val="Heading2"/>
        <w:numPr>
          <w:ilvl w:val="1"/>
          <w:numId w:val="5"/>
        </w:numPr>
        <w:ind w:left="0" w:firstLine="0"/>
        <w:rPr/>
      </w:pPr>
      <w:r w:rsidDel="00000000" w:rsidR="00000000" w:rsidRPr="00000000">
        <w:rPr>
          <w:b w:val="1"/>
          <w:vertAlign w:val="baseline"/>
          <w:rtl w:val="0"/>
        </w:rPr>
        <w:t xml:space="preserve">Software Quality Attributes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numPr>
          <w:ilvl w:val="0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120" w:lineRule="auto"/>
        <w:ind w:left="0" w:firstLine="0"/>
        <w:rPr>
          <w:color w:val="0d0d0d"/>
        </w:rPr>
      </w:pPr>
      <w:r w:rsidDel="00000000" w:rsidR="00000000" w:rsidRPr="00000000">
        <w:rPr>
          <w:color w:val="0d0d0d"/>
          <w:rtl w:val="0"/>
        </w:rPr>
        <w:t xml:space="preserve">Usability: The system should have an intuitive interface to minimize the learning curve for students and supervisors, with help documentation readily accessible.</w:t>
      </w:r>
    </w:p>
    <w:p w:rsidR="00000000" w:rsidDel="00000000" w:rsidP="00000000" w:rsidRDefault="00000000" w:rsidRPr="00000000" w14:paraId="0000029A">
      <w:pPr>
        <w:numPr>
          <w:ilvl w:val="0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0" w:lineRule="auto"/>
        <w:ind w:left="0" w:firstLine="0"/>
        <w:rPr>
          <w:color w:val="0d0d0d"/>
        </w:rPr>
      </w:pPr>
      <w:r w:rsidDel="00000000" w:rsidR="00000000" w:rsidRPr="00000000">
        <w:rPr>
          <w:color w:val="0d0d0d"/>
          <w:rtl w:val="0"/>
        </w:rPr>
        <w:t xml:space="preserve">Reliability: The system must function without critical failures for at least 6 months between maintenance updates.</w:t>
      </w:r>
    </w:p>
    <w:p w:rsidR="00000000" w:rsidDel="00000000" w:rsidP="00000000" w:rsidRDefault="00000000" w:rsidRPr="00000000" w14:paraId="0000029B">
      <w:pPr>
        <w:numPr>
          <w:ilvl w:val="0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0" w:lineRule="auto"/>
        <w:ind w:left="0" w:firstLine="0"/>
        <w:rPr>
          <w:color w:val="0d0d0d"/>
        </w:rPr>
      </w:pPr>
      <w:r w:rsidDel="00000000" w:rsidR="00000000" w:rsidRPr="00000000">
        <w:rPr>
          <w:color w:val="0d0d0d"/>
          <w:rtl w:val="0"/>
        </w:rPr>
        <w:t xml:space="preserve">Maintainability: System updates and maintenance should not exceed 2 hours of downtime.</w:t>
      </w:r>
    </w:p>
    <w:p w:rsidR="00000000" w:rsidDel="00000000" w:rsidP="00000000" w:rsidRDefault="00000000" w:rsidRPr="00000000" w14:paraId="0000029C">
      <w:pPr>
        <w:numPr>
          <w:ilvl w:val="0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0" w:lineRule="auto"/>
        <w:ind w:left="0" w:firstLine="0"/>
        <w:rPr>
          <w:color w:val="0d0d0d"/>
        </w:rPr>
      </w:pPr>
      <w:r w:rsidDel="00000000" w:rsidR="00000000" w:rsidRPr="00000000">
        <w:rPr>
          <w:color w:val="0d0d0d"/>
          <w:rtl w:val="0"/>
        </w:rPr>
        <w:t xml:space="preserve">Interoperability: The system must integrate seamlessly with the university’s existing Student Information System (SIS).</w:t>
      </w:r>
    </w:p>
    <w:p w:rsidR="00000000" w:rsidDel="00000000" w:rsidP="00000000" w:rsidRDefault="00000000" w:rsidRPr="00000000" w14:paraId="0000029D">
      <w:pPr>
        <w:numPr>
          <w:ilvl w:val="0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0" w:lineRule="auto"/>
        <w:ind w:left="0" w:firstLine="0"/>
        <w:rPr>
          <w:color w:val="0d0d0d"/>
        </w:rPr>
      </w:pPr>
      <w:r w:rsidDel="00000000" w:rsidR="00000000" w:rsidRPr="00000000">
        <w:rPr>
          <w:color w:val="0d0d0d"/>
          <w:rtl w:val="0"/>
        </w:rPr>
        <w:t xml:space="preserve">Portability: The system must run on web browsers across different operating systems (Windows, macOS, Linux).</w:t>
      </w:r>
    </w:p>
    <w:p w:rsidR="00000000" w:rsidDel="00000000" w:rsidP="00000000" w:rsidRDefault="00000000" w:rsidRPr="00000000" w14:paraId="0000029E">
      <w:pPr>
        <w:numPr>
          <w:ilvl w:val="0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0" w:lineRule="auto"/>
        <w:ind w:left="0" w:firstLine="0"/>
        <w:rPr>
          <w:color w:val="0d0d0d"/>
        </w:rPr>
      </w:pPr>
      <w:r w:rsidDel="00000000" w:rsidR="00000000" w:rsidRPr="00000000">
        <w:rPr>
          <w:color w:val="0d0d0d"/>
          <w:rtl w:val="0"/>
        </w:rPr>
        <w:t xml:space="preserve">Testability: The system should include automated test scripts for critical functions (e.g., form submissions, report generation) to ensure seamless deployments.</w:t>
      </w:r>
    </w:p>
    <w:p w:rsidR="00000000" w:rsidDel="00000000" w:rsidP="00000000" w:rsidRDefault="00000000" w:rsidRPr="00000000" w14:paraId="0000029F">
      <w:pPr>
        <w:numPr>
          <w:ilvl w:val="0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lineRule="auto"/>
        <w:ind w:left="0" w:firstLine="0"/>
        <w:rPr>
          <w:color w:val="0d0d0d"/>
        </w:rPr>
      </w:pPr>
      <w:r w:rsidDel="00000000" w:rsidR="00000000" w:rsidRPr="00000000">
        <w:rPr>
          <w:color w:val="0d0d0d"/>
          <w:rtl w:val="0"/>
        </w:rPr>
        <w:t xml:space="preserve">Robustness: The system should handle incorrect user inputs gracefully and provide meaningful error messages.</w:t>
      </w:r>
    </w:p>
    <w:p w:rsidR="00000000" w:rsidDel="00000000" w:rsidP="00000000" w:rsidRDefault="00000000" w:rsidRPr="00000000" w14:paraId="000002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pStyle w:val="Heading2"/>
        <w:numPr>
          <w:ilvl w:val="1"/>
          <w:numId w:val="5"/>
        </w:numPr>
        <w:ind w:left="0" w:firstLine="0"/>
        <w:rPr/>
      </w:pPr>
      <w:r w:rsidDel="00000000" w:rsidR="00000000" w:rsidRPr="00000000">
        <w:rPr>
          <w:b w:val="1"/>
          <w:vertAlign w:val="baseline"/>
          <w:rtl w:val="0"/>
        </w:rPr>
        <w:t xml:space="preserve">Business Rules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numPr>
          <w:ilvl w:val="0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120" w:lineRule="auto"/>
        <w:ind w:left="0" w:firstLine="0"/>
        <w:rPr>
          <w:color w:val="0d0d0d"/>
        </w:rPr>
      </w:pPr>
      <w:bookmarkStart w:colFirst="0" w:colLast="0" w:name="_1ci93xb" w:id="23"/>
      <w:bookmarkEnd w:id="23"/>
      <w:r w:rsidDel="00000000" w:rsidR="00000000" w:rsidRPr="00000000">
        <w:rPr>
          <w:color w:val="0d0d0d"/>
          <w:rtl w:val="0"/>
        </w:rPr>
        <w:t xml:space="preserve">Only students enrolled in the thesis semester can submit topics and upload documents.</w:t>
      </w:r>
    </w:p>
    <w:p w:rsidR="00000000" w:rsidDel="00000000" w:rsidP="00000000" w:rsidRDefault="00000000" w:rsidRPr="00000000" w14:paraId="000002A3">
      <w:pPr>
        <w:numPr>
          <w:ilvl w:val="0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0" w:lineRule="auto"/>
        <w:ind w:left="0" w:firstLine="0"/>
        <w:rPr>
          <w:color w:val="0d0d0d"/>
        </w:rPr>
      </w:pPr>
      <w:r w:rsidDel="00000000" w:rsidR="00000000" w:rsidRPr="00000000">
        <w:rPr>
          <w:color w:val="0d0d0d"/>
          <w:rtl w:val="0"/>
        </w:rPr>
        <w:t xml:space="preserve">Supervisors can approve or reject student submissions but cannot modify the submissions directly</w:t>
      </w:r>
      <w:r w:rsidDel="00000000" w:rsidR="00000000" w:rsidRPr="00000000">
        <w:rPr>
          <w:i w:val="1"/>
          <w:color w:val="0d0d0d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numPr>
          <w:ilvl w:val="0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0" w:lineRule="auto"/>
        <w:ind w:left="0" w:firstLine="0"/>
        <w:rPr>
          <w:color w:val="0d0d0d"/>
        </w:rPr>
      </w:pPr>
      <w:r w:rsidDel="00000000" w:rsidR="00000000" w:rsidRPr="00000000">
        <w:rPr>
          <w:color w:val="0d0d0d"/>
          <w:rtl w:val="0"/>
        </w:rPr>
        <w:t xml:space="preserve">Only administrators can assign students to supervisors and modify deadlines.</w:t>
      </w:r>
    </w:p>
    <w:p w:rsidR="00000000" w:rsidDel="00000000" w:rsidP="00000000" w:rsidRDefault="00000000" w:rsidRPr="00000000" w14:paraId="000002A5">
      <w:pPr>
        <w:numPr>
          <w:ilvl w:val="0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0" w:lineRule="auto"/>
        <w:ind w:left="0" w:firstLine="0"/>
        <w:rPr>
          <w:color w:val="0d0d0d"/>
        </w:rPr>
      </w:pPr>
      <w:r w:rsidDel="00000000" w:rsidR="00000000" w:rsidRPr="00000000">
        <w:rPr>
          <w:color w:val="0d0d0d"/>
          <w:rtl w:val="0"/>
        </w:rPr>
        <w:t xml:space="preserve">Students cannot make edits to their submissions after supervisor approval</w:t>
      </w:r>
      <w:r w:rsidDel="00000000" w:rsidR="00000000" w:rsidRPr="00000000">
        <w:rPr>
          <w:i w:val="1"/>
          <w:color w:val="0d0d0d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numPr>
          <w:ilvl w:val="0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lineRule="auto"/>
        <w:ind w:left="0" w:firstLine="0"/>
        <w:rPr>
          <w:color w:val="0d0d0d"/>
        </w:rPr>
      </w:pPr>
      <w:r w:rsidDel="00000000" w:rsidR="00000000" w:rsidRPr="00000000">
        <w:rPr>
          <w:color w:val="0d0d0d"/>
          <w:rtl w:val="0"/>
        </w:rPr>
        <w:t xml:space="preserve">Deadlines are enforced strictly; late submissions require explicit administrative approval.</w:t>
      </w:r>
    </w:p>
    <w:p w:rsidR="00000000" w:rsidDel="00000000" w:rsidP="00000000" w:rsidRDefault="00000000" w:rsidRPr="00000000" w14:paraId="000002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pStyle w:val="Heading2"/>
        <w:numPr>
          <w:ilvl w:val="1"/>
          <w:numId w:val="5"/>
        </w:numPr>
        <w:ind w:left="0" w:firstLine="0"/>
        <w:rPr/>
      </w:pPr>
      <w:r w:rsidDel="00000000" w:rsidR="00000000" w:rsidRPr="00000000">
        <w:rPr>
          <w:b w:val="1"/>
          <w:vertAlign w:val="baseline"/>
          <w:rtl w:val="0"/>
        </w:rPr>
        <w:t xml:space="preserve">Operating Environment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numPr>
          <w:ilvl w:val="0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120" w:lineRule="auto"/>
        <w:ind w:left="0" w:firstLine="0"/>
        <w:rPr>
          <w:color w:val="0d0d0d"/>
        </w:rPr>
      </w:pPr>
      <w:bookmarkStart w:colFirst="0" w:colLast="0" w:name="_3whwml4" w:id="24"/>
      <w:bookmarkEnd w:id="24"/>
      <w:r w:rsidDel="00000000" w:rsidR="00000000" w:rsidRPr="00000000">
        <w:rPr>
          <w:color w:val="0d0d0d"/>
          <w:rtl w:val="0"/>
        </w:rPr>
        <w:t xml:space="preserve">Hardware Platform: Local client machines with:</w:t>
      </w:r>
    </w:p>
    <w:p w:rsidR="00000000" w:rsidDel="00000000" w:rsidP="00000000" w:rsidRDefault="00000000" w:rsidRPr="00000000" w14:paraId="000002AA">
      <w:pPr>
        <w:numPr>
          <w:ilvl w:val="1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before="0" w:lineRule="auto"/>
        <w:ind w:left="0" w:firstLine="0"/>
        <w:rPr>
          <w:color w:val="0d0d0d"/>
        </w:rPr>
      </w:pPr>
      <w:r w:rsidDel="00000000" w:rsidR="00000000" w:rsidRPr="00000000">
        <w:rPr>
          <w:color w:val="0d0d0d"/>
          <w:rtl w:val="0"/>
        </w:rPr>
        <w:t xml:space="preserve">Processor: Dual-core CPU (2 GHz or faster).</w:t>
      </w:r>
    </w:p>
    <w:p w:rsidR="00000000" w:rsidDel="00000000" w:rsidP="00000000" w:rsidRDefault="00000000" w:rsidRPr="00000000" w14:paraId="000002AB">
      <w:pPr>
        <w:numPr>
          <w:ilvl w:val="1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before="0" w:lineRule="auto"/>
        <w:ind w:left="0" w:firstLine="0"/>
        <w:rPr>
          <w:color w:val="0d0d0d"/>
        </w:rPr>
      </w:pPr>
      <w:r w:rsidDel="00000000" w:rsidR="00000000" w:rsidRPr="00000000">
        <w:rPr>
          <w:color w:val="0d0d0d"/>
          <w:rtl w:val="0"/>
        </w:rPr>
        <w:t xml:space="preserve">RAM: 4 GB (8 GB recommended).</w:t>
      </w:r>
    </w:p>
    <w:p w:rsidR="00000000" w:rsidDel="00000000" w:rsidP="00000000" w:rsidRDefault="00000000" w:rsidRPr="00000000" w14:paraId="000002AC">
      <w:pPr>
        <w:numPr>
          <w:ilvl w:val="1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before="0" w:lineRule="auto"/>
        <w:ind w:left="0" w:firstLine="0"/>
        <w:rPr>
          <w:color w:val="0d0d0d"/>
        </w:rPr>
      </w:pPr>
      <w:r w:rsidDel="00000000" w:rsidR="00000000" w:rsidRPr="00000000">
        <w:rPr>
          <w:color w:val="0d0d0d"/>
          <w:rtl w:val="0"/>
        </w:rPr>
        <w:t xml:space="preserve">Storage: 1 GB free disk space</w:t>
      </w:r>
      <w:r w:rsidDel="00000000" w:rsidR="00000000" w:rsidRPr="00000000">
        <w:rPr>
          <w:i w:val="1"/>
          <w:color w:val="0d0d0d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numPr>
          <w:ilvl w:val="0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0" w:lineRule="auto"/>
        <w:ind w:left="0" w:firstLine="0"/>
        <w:rPr>
          <w:color w:val="0d0d0d"/>
        </w:rPr>
      </w:pPr>
      <w:r w:rsidDel="00000000" w:rsidR="00000000" w:rsidRPr="00000000">
        <w:rPr>
          <w:color w:val="0d0d0d"/>
          <w:rtl w:val="0"/>
        </w:rPr>
        <w:t xml:space="preserve">Operating System:</w:t>
      </w:r>
    </w:p>
    <w:p w:rsidR="00000000" w:rsidDel="00000000" w:rsidP="00000000" w:rsidRDefault="00000000" w:rsidRPr="00000000" w14:paraId="000002AE">
      <w:pPr>
        <w:numPr>
          <w:ilvl w:val="1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before="0" w:lineRule="auto"/>
        <w:ind w:left="0" w:firstLine="0"/>
        <w:rPr>
          <w:color w:val="0d0d0d"/>
        </w:rPr>
      </w:pPr>
      <w:r w:rsidDel="00000000" w:rsidR="00000000" w:rsidRPr="00000000">
        <w:rPr>
          <w:color w:val="0d0d0d"/>
          <w:rtl w:val="0"/>
        </w:rPr>
        <w:t xml:space="preserve">Windows 10 or later</w:t>
      </w:r>
    </w:p>
    <w:p w:rsidR="00000000" w:rsidDel="00000000" w:rsidP="00000000" w:rsidRDefault="00000000" w:rsidRPr="00000000" w14:paraId="000002AF">
      <w:pPr>
        <w:numPr>
          <w:ilvl w:val="1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before="0" w:lineRule="auto"/>
        <w:ind w:left="0" w:firstLine="0"/>
        <w:rPr>
          <w:color w:val="0d0d0d"/>
        </w:rPr>
      </w:pPr>
      <w:r w:rsidDel="00000000" w:rsidR="00000000" w:rsidRPr="00000000">
        <w:rPr>
          <w:color w:val="0d0d0d"/>
          <w:rtl w:val="0"/>
        </w:rPr>
        <w:t xml:space="preserve">macOS 11 (Big Sur) or later</w:t>
      </w:r>
    </w:p>
    <w:p w:rsidR="00000000" w:rsidDel="00000000" w:rsidP="00000000" w:rsidRDefault="00000000" w:rsidRPr="00000000" w14:paraId="000002B0">
      <w:pPr>
        <w:numPr>
          <w:ilvl w:val="1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before="0" w:lineRule="auto"/>
        <w:ind w:left="0" w:firstLine="0"/>
        <w:rPr>
          <w:color w:val="0d0d0d"/>
        </w:rPr>
      </w:pPr>
      <w:r w:rsidDel="00000000" w:rsidR="00000000" w:rsidRPr="00000000">
        <w:rPr>
          <w:color w:val="0d0d0d"/>
          <w:rtl w:val="0"/>
        </w:rPr>
        <w:t xml:space="preserve">Linux (with JDK 17+)</w:t>
      </w:r>
      <w:r w:rsidDel="00000000" w:rsidR="00000000" w:rsidRPr="00000000">
        <w:rPr>
          <w:i w:val="1"/>
          <w:color w:val="0d0d0d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numPr>
          <w:ilvl w:val="0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0" w:lineRule="auto"/>
        <w:ind w:left="0" w:firstLine="0"/>
        <w:rPr>
          <w:color w:val="0d0d0d"/>
        </w:rPr>
      </w:pPr>
      <w:r w:rsidDel="00000000" w:rsidR="00000000" w:rsidRPr="00000000">
        <w:rPr>
          <w:color w:val="0d0d0d"/>
          <w:rtl w:val="0"/>
        </w:rPr>
        <w:t xml:space="preserve">Development Environment:</w:t>
      </w:r>
    </w:p>
    <w:p w:rsidR="00000000" w:rsidDel="00000000" w:rsidP="00000000" w:rsidRDefault="00000000" w:rsidRPr="00000000" w14:paraId="000002B2">
      <w:pPr>
        <w:numPr>
          <w:ilvl w:val="1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before="0" w:lineRule="auto"/>
        <w:ind w:left="0" w:firstLine="0"/>
        <w:rPr>
          <w:color w:val="0d0d0d"/>
        </w:rPr>
      </w:pPr>
      <w:r w:rsidDel="00000000" w:rsidR="00000000" w:rsidRPr="00000000">
        <w:rPr>
          <w:color w:val="0d0d0d"/>
          <w:rtl w:val="0"/>
        </w:rPr>
        <w:t xml:space="preserve">JavaFX for UI development</w:t>
      </w:r>
      <w:r w:rsidDel="00000000" w:rsidR="00000000" w:rsidRPr="00000000">
        <w:rPr>
          <w:i w:val="1"/>
          <w:color w:val="0d0d0d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numPr>
          <w:ilvl w:val="1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before="0" w:lineRule="auto"/>
        <w:ind w:left="0" w:firstLine="0"/>
        <w:rPr>
          <w:color w:val="0d0d0d"/>
        </w:rPr>
      </w:pPr>
      <w:r w:rsidDel="00000000" w:rsidR="00000000" w:rsidRPr="00000000">
        <w:rPr>
          <w:color w:val="0d0d0d"/>
          <w:rtl w:val="0"/>
        </w:rPr>
        <w:t xml:space="preserve">IntelliJ IDEA as the primary IDE</w:t>
      </w:r>
      <w:r w:rsidDel="00000000" w:rsidR="00000000" w:rsidRPr="00000000">
        <w:rPr>
          <w:i w:val="1"/>
          <w:color w:val="0d0d0d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numPr>
          <w:ilvl w:val="0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0" w:lineRule="auto"/>
        <w:ind w:left="0" w:firstLine="0"/>
        <w:rPr>
          <w:color w:val="0d0d0d"/>
        </w:rPr>
      </w:pPr>
      <w:r w:rsidDel="00000000" w:rsidR="00000000" w:rsidRPr="00000000">
        <w:rPr>
          <w:color w:val="0d0d0d"/>
          <w:rtl w:val="0"/>
        </w:rPr>
        <w:t xml:space="preserve">Software Dependencies</w:t>
      </w:r>
      <w:r w:rsidDel="00000000" w:rsidR="00000000" w:rsidRPr="00000000">
        <w:rPr>
          <w:i w:val="1"/>
          <w:color w:val="0d0d0d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numPr>
          <w:ilvl w:val="1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before="0" w:lineRule="auto"/>
        <w:ind w:left="0" w:firstLine="0"/>
        <w:rPr>
          <w:color w:val="0d0d0d"/>
        </w:rPr>
      </w:pPr>
      <w:r w:rsidDel="00000000" w:rsidR="00000000" w:rsidRPr="00000000">
        <w:rPr>
          <w:color w:val="0d0d0d"/>
          <w:rtl w:val="0"/>
        </w:rPr>
        <w:t xml:space="preserve">Java Development Kit (JDK) 17 or higher.</w:t>
      </w:r>
    </w:p>
    <w:p w:rsidR="00000000" w:rsidDel="00000000" w:rsidP="00000000" w:rsidRDefault="00000000" w:rsidRPr="00000000" w14:paraId="000002B6">
      <w:pPr>
        <w:numPr>
          <w:ilvl w:val="1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240" w:before="0" w:lineRule="auto"/>
        <w:ind w:left="0" w:firstLine="0"/>
        <w:rPr>
          <w:color w:val="0d0d0d"/>
        </w:rPr>
      </w:pPr>
      <w:r w:rsidDel="00000000" w:rsidR="00000000" w:rsidRPr="00000000">
        <w:rPr>
          <w:color w:val="0d0d0d"/>
          <w:rtl w:val="0"/>
        </w:rPr>
        <w:t xml:space="preserve">SQL for local database management.</w:t>
      </w:r>
    </w:p>
    <w:p w:rsidR="00000000" w:rsidDel="00000000" w:rsidP="00000000" w:rsidRDefault="00000000" w:rsidRPr="00000000" w14:paraId="000002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pStyle w:val="Heading2"/>
        <w:numPr>
          <w:ilvl w:val="1"/>
          <w:numId w:val="5"/>
        </w:numPr>
        <w:rPr/>
      </w:pPr>
      <w:r w:rsidDel="00000000" w:rsidR="00000000" w:rsidRPr="00000000">
        <w:rPr>
          <w:b w:val="1"/>
          <w:vertAlign w:val="baseline"/>
          <w:rtl w:val="0"/>
        </w:rPr>
        <w:t xml:space="preserve">User Interfaces</w:t>
      </w:r>
      <w:r w:rsidDel="00000000" w:rsidR="00000000" w:rsidRPr="00000000">
        <w:rPr>
          <w:rFonts w:ascii="Arial" w:cs="Arial" w:eastAsia="Arial" w:hAnsi="Arial"/>
          <w:i w:val="1"/>
          <w:sz w:val="22"/>
          <w:szCs w:val="22"/>
        </w:rPr>
        <w:drawing>
          <wp:inline distB="114300" distT="114300" distL="114300" distR="114300">
            <wp:extent cx="6019800" cy="3839527"/>
            <wp:effectExtent b="25400" l="25400" r="25400" t="25400"/>
            <wp:docPr id="3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839527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i w:val="1"/>
          <w:sz w:val="22"/>
          <w:szCs w:val="22"/>
        </w:rPr>
        <w:drawing>
          <wp:inline distB="114300" distT="114300" distL="114300" distR="114300">
            <wp:extent cx="6000750" cy="3790873"/>
            <wp:effectExtent b="25400" l="25400" r="25400" t="25400"/>
            <wp:docPr id="4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790873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i w:val="1"/>
          <w:sz w:val="22"/>
          <w:szCs w:val="22"/>
        </w:rPr>
        <w:drawing>
          <wp:inline distB="114300" distT="114300" distL="114300" distR="114300">
            <wp:extent cx="6038850" cy="3671888"/>
            <wp:effectExtent b="25400" l="25400" r="25400" t="2540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671888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i w:val="1"/>
          <w:sz w:val="22"/>
          <w:szCs w:val="22"/>
        </w:rPr>
        <w:drawing>
          <wp:inline distB="114300" distT="114300" distL="114300" distR="114300">
            <wp:extent cx="6029325" cy="3918508"/>
            <wp:effectExtent b="25400" l="25400" r="25400" t="25400"/>
            <wp:docPr id="43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918508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i w:val="1"/>
          <w:sz w:val="22"/>
          <w:szCs w:val="22"/>
        </w:rPr>
        <w:drawing>
          <wp:inline distB="114300" distT="114300" distL="114300" distR="114300">
            <wp:extent cx="6029325" cy="3748088"/>
            <wp:effectExtent b="25400" l="25400" r="25400" t="2540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748088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i w:val="1"/>
          <w:sz w:val="22"/>
          <w:szCs w:val="22"/>
        </w:rPr>
        <w:drawing>
          <wp:inline distB="114300" distT="114300" distL="114300" distR="114300">
            <wp:extent cx="6038850" cy="3728008"/>
            <wp:effectExtent b="25400" l="25400" r="25400" t="25400"/>
            <wp:docPr id="45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728008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i w:val="1"/>
          <w:sz w:val="22"/>
          <w:szCs w:val="22"/>
        </w:rPr>
        <w:drawing>
          <wp:inline distB="114300" distT="114300" distL="114300" distR="114300">
            <wp:extent cx="6124575" cy="3481388"/>
            <wp:effectExtent b="25400" l="25400" r="25400" t="25400"/>
            <wp:docPr id="4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481388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i w:val="1"/>
          <w:sz w:val="22"/>
          <w:szCs w:val="22"/>
        </w:rPr>
        <w:drawing>
          <wp:inline distB="114300" distT="114300" distL="114300" distR="114300">
            <wp:extent cx="6173153" cy="3724275"/>
            <wp:effectExtent b="25400" l="25400" r="25400" t="25400"/>
            <wp:docPr id="49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3153" cy="372427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i w:val="1"/>
          <w:sz w:val="22"/>
          <w:szCs w:val="22"/>
        </w:rPr>
        <w:drawing>
          <wp:inline distB="114300" distT="114300" distL="114300" distR="114300">
            <wp:extent cx="6124575" cy="3633788"/>
            <wp:effectExtent b="25400" l="25400" r="25400" t="25400"/>
            <wp:docPr id="46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633788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i w:val="1"/>
          <w:sz w:val="22"/>
          <w:szCs w:val="22"/>
        </w:rPr>
        <w:drawing>
          <wp:inline distB="114300" distT="114300" distL="114300" distR="114300">
            <wp:extent cx="6143625" cy="3527983"/>
            <wp:effectExtent b="25400" l="25400" r="25400" t="25400"/>
            <wp:docPr id="48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527983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i w:val="1"/>
          <w:sz w:val="22"/>
          <w:szCs w:val="22"/>
        </w:rPr>
        <w:drawing>
          <wp:inline distB="114300" distT="114300" distL="114300" distR="114300">
            <wp:extent cx="5962650" cy="3586163"/>
            <wp:effectExtent b="25400" l="25400" r="25400" t="25400"/>
            <wp:docPr id="51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586163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pStyle w:val="Heading1"/>
        <w:numPr>
          <w:ilvl w:val="0"/>
          <w:numId w:val="5"/>
        </w:numPr>
        <w:ind w:left="0" w:firstLine="0"/>
        <w:rPr/>
      </w:pPr>
      <w:bookmarkStart w:colFirst="0" w:colLast="0" w:name="_2bn6wsx" w:id="25"/>
      <w:bookmarkEnd w:id="25"/>
      <w:r w:rsidDel="00000000" w:rsidR="00000000" w:rsidRPr="00000000">
        <w:rPr>
          <w:b w:val="1"/>
          <w:vertAlign w:val="baseline"/>
          <w:rtl w:val="0"/>
        </w:rPr>
        <w:t xml:space="preserve">Domain Model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6126480" cy="4229100"/>
            <wp:effectExtent b="25400" l="25400" r="25400" t="25400"/>
            <wp:docPr id="15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2291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pStyle w:val="Heading1"/>
        <w:numPr>
          <w:ilvl w:val="0"/>
          <w:numId w:val="5"/>
        </w:numPr>
        <w:ind w:left="0" w:firstLine="0"/>
        <w:rPr/>
      </w:pPr>
      <w:r w:rsidDel="00000000" w:rsidR="00000000" w:rsidRPr="00000000">
        <w:rPr>
          <w:b w:val="1"/>
          <w:vertAlign w:val="baseline"/>
          <w:rtl w:val="0"/>
        </w:rPr>
        <w:t xml:space="preserve">System Sequence Diagram</w:t>
      </w:r>
    </w:p>
    <w:p w:rsidR="00000000" w:rsidDel="00000000" w:rsidP="00000000" w:rsidRDefault="00000000" w:rsidRPr="00000000" w14:paraId="000002BB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spacing w:after="240"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0" distT="0" distL="0" distR="0">
            <wp:extent cx="5391150" cy="3389995"/>
            <wp:effectExtent b="25400" l="25400" r="25400" t="25400"/>
            <wp:docPr id="2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38999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spacing w:after="240"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spacing w:after="240"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0" distT="0" distL="0" distR="0">
            <wp:extent cx="5357813" cy="3248025"/>
            <wp:effectExtent b="25400" l="25400" r="25400" t="25400"/>
            <wp:docPr id="3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7813" cy="324802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spacing w:after="240"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spacing w:after="240" w:line="276" w:lineRule="auto"/>
        <w:ind w:left="720" w:firstLine="0"/>
        <w:rPr>
          <w:rFonts w:ascii="Roboto Mono" w:cs="Roboto Mono" w:eastAsia="Roboto Mono" w:hAnsi="Roboto Mono"/>
          <w:color w:val="188038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spacing w:after="240" w:line="276" w:lineRule="auto"/>
        <w:ind w:left="720" w:firstLine="0"/>
        <w:rPr>
          <w:rFonts w:ascii="Roboto Mono" w:cs="Roboto Mono" w:eastAsia="Roboto Mono" w:hAnsi="Roboto Mono"/>
          <w:color w:val="188038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spacing w:after="240" w:line="276" w:lineRule="auto"/>
        <w:ind w:left="72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spacing w:after="240" w:line="276" w:lineRule="auto"/>
        <w:ind w:left="144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5219700" cy="3050857"/>
            <wp:effectExtent b="25400" l="25400" r="25400" t="25400"/>
            <wp:wrapSquare wrapText="bothSides" distB="0" distT="0" distL="114300" distR="11430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050857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C4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spacing w:after="240" w:line="276" w:lineRule="auto"/>
        <w:ind w:left="144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spacing w:after="240" w:line="276" w:lineRule="auto"/>
        <w:ind w:left="144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spacing w:after="240" w:line="276" w:lineRule="auto"/>
        <w:ind w:left="144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br w:type="textWrapping"/>
      </w:r>
    </w:p>
    <w:p w:rsidR="00000000" w:rsidDel="00000000" w:rsidP="00000000" w:rsidRDefault="00000000" w:rsidRPr="00000000" w14:paraId="000002D3">
      <w:pPr>
        <w:spacing w:after="240"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0" distT="0" distL="0" distR="0">
            <wp:extent cx="5210175" cy="3644119"/>
            <wp:effectExtent b="25400" l="25400" r="25400" t="25400"/>
            <wp:docPr id="1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644119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spacing w:after="240" w:line="276" w:lineRule="auto"/>
        <w:ind w:left="144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spacing w:after="240" w:line="276" w:lineRule="auto"/>
        <w:ind w:left="144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spacing w:after="240" w:line="276" w:lineRule="auto"/>
        <w:ind w:left="144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spacing w:after="240"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0" distT="0" distL="0" distR="0">
            <wp:extent cx="5124450" cy="3612833"/>
            <wp:effectExtent b="25400" l="25400" r="25400" t="25400"/>
            <wp:docPr id="50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612833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spacing w:after="240" w:line="276" w:lineRule="auto"/>
        <w:ind w:left="144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spacing w:after="240"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0" distT="0" distL="0" distR="0">
            <wp:extent cx="5110163" cy="3228975"/>
            <wp:effectExtent b="25400" l="25400" r="25400" t="2540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0163" cy="322897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spacing w:after="240" w:line="276" w:lineRule="auto"/>
        <w:ind w:left="144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spacing w:after="240" w:line="276" w:lineRule="auto"/>
        <w:ind w:left="144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spacing w:after="240"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0" distT="0" distL="0" distR="0">
            <wp:extent cx="5067300" cy="3250883"/>
            <wp:effectExtent b="25400" l="25400" r="25400" t="2540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250883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spacing w:after="240" w:line="276" w:lineRule="auto"/>
        <w:ind w:left="144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spacing w:after="240" w:line="276" w:lineRule="auto"/>
        <w:ind w:left="144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spacing w:after="240"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0" distT="0" distL="0" distR="0">
            <wp:extent cx="5167313" cy="2828925"/>
            <wp:effectExtent b="25400" l="25400" r="25400" t="2540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7313" cy="282892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spacing w:after="240" w:line="276" w:lineRule="auto"/>
        <w:ind w:left="144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spacing w:after="240" w:line="276" w:lineRule="auto"/>
        <w:ind w:left="144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spacing w:after="240"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0" distT="0" distL="0" distR="0">
            <wp:extent cx="5172075" cy="3108008"/>
            <wp:effectExtent b="25400" l="25400" r="25400" t="25400"/>
            <wp:docPr id="3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108008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spacing w:after="240" w:line="276" w:lineRule="auto"/>
        <w:ind w:left="144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spacing w:after="240" w:line="276" w:lineRule="auto"/>
        <w:ind w:left="144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spacing w:after="240"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0" distT="0" distL="0" distR="0">
            <wp:extent cx="5262563" cy="3419475"/>
            <wp:effectExtent b="25400" l="25400" r="25400" t="25400"/>
            <wp:docPr id="3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2563" cy="341947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spacing w:after="240" w:line="276" w:lineRule="auto"/>
        <w:ind w:left="144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spacing w:after="240" w:line="276" w:lineRule="auto"/>
        <w:ind w:left="144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spacing w:after="240"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0" distT="0" distL="0" distR="0">
            <wp:extent cx="5386388" cy="3629025"/>
            <wp:effectExtent b="25400" l="25400" r="25400" t="2540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6388" cy="362902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spacing w:after="240" w:line="276" w:lineRule="auto"/>
        <w:ind w:left="144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spacing w:after="240" w:line="276" w:lineRule="auto"/>
        <w:ind w:left="144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spacing w:after="240" w:line="276" w:lineRule="auto"/>
        <w:ind w:left="144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spacing w:after="240"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0" distT="0" distL="0" distR="0">
            <wp:extent cx="5510213" cy="3228975"/>
            <wp:effectExtent b="25400" l="25400" r="25400" t="25400"/>
            <wp:docPr id="3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0213" cy="322897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spacing w:after="240" w:line="276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0" distT="0" distL="0" distR="0">
            <wp:extent cx="5705475" cy="3629025"/>
            <wp:effectExtent b="25400" l="25400" r="25400" t="25400"/>
            <wp:docPr id="47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62902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spacing w:after="240" w:line="276" w:lineRule="auto"/>
        <w:ind w:left="144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spacing w:line="276" w:lineRule="auto"/>
        <w:rPr/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0" distT="0" distL="0" distR="0">
            <wp:extent cx="5762625" cy="3490694"/>
            <wp:effectExtent b="25400" l="25400" r="25400" t="25400"/>
            <wp:docPr id="3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490694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pStyle w:val="Heading1"/>
        <w:numPr>
          <w:ilvl w:val="0"/>
          <w:numId w:val="5"/>
        </w:numPr>
        <w:ind w:left="0" w:firstLine="0"/>
        <w:rPr/>
      </w:pPr>
      <w:bookmarkStart w:colFirst="0" w:colLast="0" w:name="_qsh70q" w:id="26"/>
      <w:bookmarkEnd w:id="26"/>
      <w:r w:rsidDel="00000000" w:rsidR="00000000" w:rsidRPr="00000000">
        <w:rPr>
          <w:b w:val="1"/>
          <w:vertAlign w:val="baseline"/>
          <w:rtl w:val="0"/>
        </w:rPr>
        <w:t xml:space="preserve">Sequence Diagram</w:t>
      </w:r>
    </w:p>
    <w:p w:rsidR="00000000" w:rsidDel="00000000" w:rsidP="00000000" w:rsidRDefault="00000000" w:rsidRPr="00000000" w14:paraId="000002F4">
      <w:pPr>
        <w:spacing w:after="160" w:line="259" w:lineRule="auto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Fonts w:ascii="Aptos" w:cs="Aptos" w:eastAsia="Aptos" w:hAnsi="Aptos"/>
          <w:sz w:val="22"/>
          <w:szCs w:val="22"/>
        </w:rPr>
        <w:drawing>
          <wp:inline distB="0" distT="0" distL="0" distR="0">
            <wp:extent cx="5943600" cy="3033713"/>
            <wp:effectExtent b="25400" l="25400" r="25400" t="25400"/>
            <wp:docPr id="1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713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spacing w:after="160" w:line="259" w:lineRule="auto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spacing w:after="160" w:line="259" w:lineRule="auto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spacing w:after="160" w:line="259" w:lineRule="auto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spacing w:after="160" w:line="259" w:lineRule="auto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spacing w:after="160" w:line="259" w:lineRule="auto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Fonts w:ascii="Aptos" w:cs="Aptos" w:eastAsia="Aptos" w:hAnsi="Aptos"/>
          <w:sz w:val="22"/>
          <w:szCs w:val="22"/>
        </w:rPr>
        <w:drawing>
          <wp:inline distB="0" distT="0" distL="0" distR="0">
            <wp:extent cx="6087428" cy="2790825"/>
            <wp:effectExtent b="25400" l="25400" r="25400" t="25400"/>
            <wp:docPr id="2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7428" cy="279082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spacing w:after="160" w:line="259" w:lineRule="auto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spacing w:after="160" w:line="259" w:lineRule="auto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spacing w:after="160" w:line="259" w:lineRule="auto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Fonts w:ascii="Aptos" w:cs="Aptos" w:eastAsia="Aptos" w:hAnsi="Aptos"/>
          <w:sz w:val="22"/>
          <w:szCs w:val="22"/>
        </w:rPr>
        <w:drawing>
          <wp:inline distB="0" distT="0" distL="0" distR="0">
            <wp:extent cx="5943600" cy="3102920"/>
            <wp:effectExtent b="25400" l="25400" r="25400" t="25400"/>
            <wp:docPr id="2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92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spacing w:after="160" w:line="259" w:lineRule="auto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spacing w:after="160" w:line="259" w:lineRule="auto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spacing w:after="160" w:line="259" w:lineRule="auto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spacing w:after="160" w:line="259" w:lineRule="auto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Fonts w:ascii="Aptos" w:cs="Aptos" w:eastAsia="Aptos" w:hAnsi="Aptos"/>
          <w:sz w:val="22"/>
          <w:szCs w:val="22"/>
        </w:rPr>
        <w:drawing>
          <wp:inline distB="0" distT="0" distL="0" distR="0">
            <wp:extent cx="6011228" cy="3390900"/>
            <wp:effectExtent b="25400" l="25400" r="25400" t="25400"/>
            <wp:docPr id="2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228" cy="33909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spacing w:after="160" w:line="259" w:lineRule="auto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spacing w:after="160" w:line="259" w:lineRule="auto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spacing w:after="160" w:line="259" w:lineRule="auto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Fonts w:ascii="Aptos" w:cs="Aptos" w:eastAsia="Aptos" w:hAnsi="Aptos"/>
          <w:sz w:val="22"/>
          <w:szCs w:val="22"/>
        </w:rPr>
        <w:drawing>
          <wp:inline distB="0" distT="0" distL="0" distR="0">
            <wp:extent cx="5676900" cy="2893370"/>
            <wp:effectExtent b="25400" l="25400" r="25400" t="25400"/>
            <wp:docPr id="2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89337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spacing w:after="160" w:line="259" w:lineRule="auto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spacing w:after="160" w:line="259" w:lineRule="auto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spacing w:after="160" w:line="259" w:lineRule="auto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spacing w:after="160" w:line="259" w:lineRule="auto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Fonts w:ascii="Aptos" w:cs="Aptos" w:eastAsia="Aptos" w:hAnsi="Aptos"/>
          <w:sz w:val="22"/>
          <w:szCs w:val="22"/>
        </w:rPr>
        <w:drawing>
          <wp:inline distB="0" distT="0" distL="0" distR="0">
            <wp:extent cx="5943600" cy="3016885"/>
            <wp:effectExtent b="25400" l="25400" r="25400" t="2540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spacing w:after="160" w:line="259" w:lineRule="auto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spacing w:after="160" w:line="259" w:lineRule="auto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spacing w:after="160" w:line="259" w:lineRule="auto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Fonts w:ascii="Aptos" w:cs="Aptos" w:eastAsia="Aptos" w:hAnsi="Aptos"/>
          <w:sz w:val="22"/>
          <w:szCs w:val="22"/>
        </w:rPr>
        <w:drawing>
          <wp:inline distB="0" distT="0" distL="0" distR="0">
            <wp:extent cx="5667375" cy="2824163"/>
            <wp:effectExtent b="25400" l="25400" r="25400" t="25400"/>
            <wp:docPr id="3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824163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spacing w:after="160" w:line="259" w:lineRule="auto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spacing w:after="160" w:line="259" w:lineRule="auto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Fonts w:ascii="Aptos" w:cs="Aptos" w:eastAsia="Aptos" w:hAnsi="Aptos"/>
          <w:sz w:val="22"/>
          <w:szCs w:val="22"/>
        </w:rPr>
        <w:drawing>
          <wp:inline distB="0" distT="0" distL="0" distR="0">
            <wp:extent cx="5734050" cy="3786407"/>
            <wp:effectExtent b="25400" l="25400" r="25400" t="25400"/>
            <wp:docPr id="54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86407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spacing w:after="160" w:line="259" w:lineRule="auto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spacing w:after="160" w:line="259" w:lineRule="auto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Fonts w:ascii="Aptos" w:cs="Aptos" w:eastAsia="Aptos" w:hAnsi="Aptos"/>
          <w:sz w:val="22"/>
          <w:szCs w:val="22"/>
        </w:rPr>
        <w:drawing>
          <wp:inline distB="0" distT="0" distL="0" distR="0">
            <wp:extent cx="5620703" cy="3438525"/>
            <wp:effectExtent b="25400" l="25400" r="25400" t="25400"/>
            <wp:docPr id="53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0703" cy="343852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spacing w:after="160" w:line="259" w:lineRule="auto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spacing w:after="160" w:line="259" w:lineRule="auto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spacing w:after="160" w:line="259" w:lineRule="auto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Fonts w:ascii="Aptos" w:cs="Aptos" w:eastAsia="Aptos" w:hAnsi="Aptos"/>
          <w:sz w:val="22"/>
          <w:szCs w:val="22"/>
        </w:rPr>
        <w:drawing>
          <wp:inline distB="0" distT="0" distL="0" distR="0">
            <wp:extent cx="5496878" cy="2990850"/>
            <wp:effectExtent b="25400" l="25400" r="25400" t="25400"/>
            <wp:docPr id="31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6878" cy="299085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spacing w:after="160" w:line="259" w:lineRule="auto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spacing w:after="160" w:line="259" w:lineRule="auto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spacing w:after="160" w:line="259" w:lineRule="auto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Fonts w:ascii="Aptos" w:cs="Aptos" w:eastAsia="Aptos" w:hAnsi="Aptos"/>
          <w:sz w:val="22"/>
          <w:szCs w:val="22"/>
        </w:rPr>
        <w:drawing>
          <wp:inline distB="0" distT="0" distL="0" distR="0">
            <wp:extent cx="5715000" cy="3043238"/>
            <wp:effectExtent b="25400" l="25400" r="25400" t="2540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043238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spacing w:after="160" w:line="259" w:lineRule="auto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spacing w:after="160" w:line="259" w:lineRule="auto"/>
        <w:rPr>
          <w:rFonts w:ascii="Aptos" w:cs="Aptos" w:eastAsia="Aptos" w:hAnsi="Aptos"/>
          <w:sz w:val="22"/>
          <w:szCs w:val="22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spacing w:after="160" w:line="259" w:lineRule="auto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spacing w:after="160" w:line="259" w:lineRule="auto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-28574</wp:posOffset>
            </wp:positionH>
            <wp:positionV relativeFrom="paragraph">
              <wp:posOffset>246384</wp:posOffset>
            </wp:positionV>
            <wp:extent cx="5839778" cy="3162300"/>
            <wp:effectExtent b="25400" l="25400" r="25400" t="25400"/>
            <wp:wrapSquare wrapText="bothSides" distB="0" distT="0" distL="114300" distR="11430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9778" cy="31623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19">
      <w:pPr>
        <w:spacing w:after="160" w:line="259" w:lineRule="auto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spacing w:after="160" w:line="259" w:lineRule="auto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spacing w:after="160" w:line="259" w:lineRule="auto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spacing w:after="160" w:line="259" w:lineRule="auto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spacing w:after="160" w:line="259" w:lineRule="auto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spacing w:after="160" w:line="259" w:lineRule="auto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spacing w:after="160" w:line="259" w:lineRule="auto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spacing w:after="160" w:line="259" w:lineRule="auto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spacing w:after="160" w:line="259" w:lineRule="auto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spacing w:after="160" w:line="259" w:lineRule="auto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spacing w:after="160" w:line="259" w:lineRule="auto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spacing w:after="160" w:line="259" w:lineRule="auto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spacing w:after="160" w:line="259" w:lineRule="auto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spacing w:after="160" w:line="259" w:lineRule="auto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spacing w:after="160" w:line="259" w:lineRule="auto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Fonts w:ascii="Aptos" w:cs="Aptos" w:eastAsia="Aptos" w:hAnsi="Aptos"/>
          <w:sz w:val="22"/>
          <w:szCs w:val="22"/>
          <w:rtl w:val="0"/>
        </w:rPr>
        <w:br w:type="textWrapping"/>
      </w:r>
    </w:p>
    <w:p w:rsidR="00000000" w:rsidDel="00000000" w:rsidP="00000000" w:rsidRDefault="00000000" w:rsidRPr="00000000" w14:paraId="00000328">
      <w:pPr>
        <w:spacing w:after="160" w:line="259" w:lineRule="auto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Fonts w:ascii="Aptos" w:cs="Aptos" w:eastAsia="Aptos" w:hAnsi="Aptos"/>
          <w:sz w:val="22"/>
          <w:szCs w:val="22"/>
        </w:rPr>
        <w:drawing>
          <wp:inline distB="0" distT="0" distL="0" distR="0">
            <wp:extent cx="5619750" cy="3271195"/>
            <wp:effectExtent b="25400" l="25400" r="25400" t="2540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27119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spacing w:after="160" w:line="259" w:lineRule="auto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spacing w:after="160" w:line="259" w:lineRule="auto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spacing w:after="160" w:line="259" w:lineRule="auto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spacing w:after="160" w:line="259" w:lineRule="auto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Fonts w:ascii="Aptos" w:cs="Aptos" w:eastAsia="Aptos" w:hAnsi="Aptos"/>
          <w:sz w:val="22"/>
          <w:szCs w:val="22"/>
        </w:rPr>
        <w:drawing>
          <wp:inline distB="0" distT="0" distL="0" distR="0">
            <wp:extent cx="5067300" cy="2452688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452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spacing w:after="160" w:line="259" w:lineRule="auto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spacing w:after="160" w:line="259" w:lineRule="auto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Fonts w:ascii="Aptos" w:cs="Aptos" w:eastAsia="Aptos" w:hAnsi="Aptos"/>
          <w:sz w:val="22"/>
          <w:szCs w:val="22"/>
        </w:rPr>
        <w:drawing>
          <wp:inline distB="0" distT="0" distL="0" distR="0">
            <wp:extent cx="5943600" cy="3709988"/>
            <wp:effectExtent b="25400" l="25400" r="25400" t="25400"/>
            <wp:docPr id="3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988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spacing w:after="160" w:line="259" w:lineRule="auto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spacing w:after="160" w:line="259" w:lineRule="auto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spacing w:after="160" w:line="259" w:lineRule="auto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Fonts w:ascii="Aptos" w:cs="Aptos" w:eastAsia="Aptos" w:hAnsi="Aptos"/>
          <w:sz w:val="22"/>
          <w:szCs w:val="22"/>
        </w:rPr>
        <w:drawing>
          <wp:inline distB="0" distT="0" distL="0" distR="0">
            <wp:extent cx="5943600" cy="3119438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spacing w:after="160" w:line="259" w:lineRule="auto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spacing w:after="160" w:line="259" w:lineRule="auto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spacing w:after="160" w:line="259" w:lineRule="auto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spacing w:after="160" w:line="259" w:lineRule="auto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Fonts w:ascii="Aptos" w:cs="Aptos" w:eastAsia="Aptos" w:hAnsi="Aptos"/>
          <w:sz w:val="22"/>
          <w:szCs w:val="22"/>
        </w:rPr>
        <w:drawing>
          <wp:inline distB="0" distT="0" distL="0" distR="0">
            <wp:extent cx="5943600" cy="3301679"/>
            <wp:effectExtent b="25400" l="25400" r="25400" t="25400"/>
            <wp:docPr descr="A diagram of a system&#10;&#10;Description automatically generated" id="3" name="image10.png"/>
            <a:graphic>
              <a:graphicData uri="http://schemas.openxmlformats.org/drawingml/2006/picture">
                <pic:pic>
                  <pic:nvPicPr>
                    <pic:cNvPr descr="A diagram of a system&#10;&#10;Description automatically generated" id="0" name="image10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1679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spacing w:after="160" w:line="259" w:lineRule="auto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spacing w:after="160" w:line="259" w:lineRule="auto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spacing w:after="160" w:line="259" w:lineRule="auto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spacing w:after="160" w:line="259" w:lineRule="auto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Fonts w:ascii="Aptos" w:cs="Aptos" w:eastAsia="Aptos" w:hAnsi="Aptos"/>
          <w:sz w:val="22"/>
          <w:szCs w:val="22"/>
        </w:rPr>
        <w:drawing>
          <wp:inline distB="0" distT="0" distL="0" distR="0">
            <wp:extent cx="5943600" cy="2824480"/>
            <wp:effectExtent b="25400" l="25400" r="25400" t="25400"/>
            <wp:docPr descr="A diagram of a system&#10;&#10;Description automatically generated" id="25" name="image26.png"/>
            <a:graphic>
              <a:graphicData uri="http://schemas.openxmlformats.org/drawingml/2006/picture">
                <pic:pic>
                  <pic:nvPicPr>
                    <pic:cNvPr descr="A diagram of a system&#10;&#10;Description automatically generated" id="0" name="image26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48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spacing w:after="160" w:line="259" w:lineRule="auto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spacing w:after="160" w:line="259" w:lineRule="auto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spacing w:after="160" w:line="259" w:lineRule="auto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spacing w:after="160" w:line="259" w:lineRule="auto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Fonts w:ascii="Aptos" w:cs="Aptos" w:eastAsia="Aptos" w:hAnsi="Aptos"/>
          <w:sz w:val="22"/>
          <w:szCs w:val="22"/>
        </w:rPr>
        <w:drawing>
          <wp:inline distB="0" distT="0" distL="0" distR="0">
            <wp:extent cx="5943600" cy="2558415"/>
            <wp:effectExtent b="25400" l="25400" r="25400" t="25400"/>
            <wp:docPr descr="A diagram of a system&#10;&#10;Description automatically generated" id="16" name="image3.png"/>
            <a:graphic>
              <a:graphicData uri="http://schemas.openxmlformats.org/drawingml/2006/picture">
                <pic:pic>
                  <pic:nvPicPr>
                    <pic:cNvPr descr="A diagram of a system&#10;&#10;Description automatically generated" id="0" name="image3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841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spacing w:after="160" w:line="259" w:lineRule="auto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spacing w:after="160" w:line="259" w:lineRule="auto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spacing w:after="160" w:line="259" w:lineRule="auto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spacing w:after="160" w:line="259" w:lineRule="auto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Fonts w:ascii="Aptos" w:cs="Aptos" w:eastAsia="Aptos" w:hAnsi="Aptos"/>
          <w:sz w:val="22"/>
          <w:szCs w:val="22"/>
        </w:rPr>
        <w:drawing>
          <wp:inline distB="0" distT="0" distL="0" distR="0">
            <wp:extent cx="6039803" cy="3448050"/>
            <wp:effectExtent b="25400" l="25400" r="25400" t="25400"/>
            <wp:docPr descr="A diagram of a computer diagram&#10;&#10;Description automatically generated" id="19" name="image18.png"/>
            <a:graphic>
              <a:graphicData uri="http://schemas.openxmlformats.org/drawingml/2006/picture">
                <pic:pic>
                  <pic:nvPicPr>
                    <pic:cNvPr descr="A diagram of a computer diagram&#10;&#10;Description automatically generated" id="0" name="image18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9803" cy="344805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pStyle w:val="Heading1"/>
        <w:numPr>
          <w:ilvl w:val="0"/>
          <w:numId w:val="5"/>
        </w:numPr>
        <w:ind w:left="0" w:firstLine="0"/>
        <w:rPr/>
      </w:pPr>
      <w:r w:rsidDel="00000000" w:rsidR="00000000" w:rsidRPr="00000000">
        <w:rPr>
          <w:b w:val="1"/>
          <w:vertAlign w:val="baseline"/>
          <w:rtl w:val="0"/>
        </w:rPr>
        <w:t xml:space="preserve">Class Diagram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rPr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6124575" cy="5891213"/>
            <wp:effectExtent b="25400" l="25400" r="25400" t="2540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5891213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pStyle w:val="Heading1"/>
        <w:numPr>
          <w:ilvl w:val="0"/>
          <w:numId w:val="5"/>
        </w:numPr>
        <w:ind w:left="0" w:firstLine="0"/>
        <w:rPr/>
      </w:pPr>
      <w:r w:rsidDel="00000000" w:rsidR="00000000" w:rsidRPr="00000000">
        <w:rPr>
          <w:b w:val="1"/>
          <w:vertAlign w:val="baseline"/>
          <w:rtl w:val="0"/>
        </w:rPr>
        <w:t xml:space="preserve">Component Diagram</w:t>
      </w:r>
    </w:p>
    <w:p w:rsidR="00000000" w:rsidDel="00000000" w:rsidP="00000000" w:rsidRDefault="00000000" w:rsidRPr="00000000" w14:paraId="00000346">
      <w:pPr>
        <w:numPr>
          <w:ilvl w:val="0"/>
          <w:numId w:val="5"/>
        </w:numPr>
      </w:pPr>
      <w:r w:rsidDel="00000000" w:rsidR="00000000" w:rsidRPr="00000000">
        <w:rPr/>
        <w:drawing>
          <wp:inline distB="114300" distT="114300" distL="114300" distR="114300">
            <wp:extent cx="6124575" cy="5264468"/>
            <wp:effectExtent b="25400" l="25400" r="25400" t="25400"/>
            <wp:docPr id="28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5264468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pStyle w:val="Heading1"/>
        <w:numPr>
          <w:ilvl w:val="0"/>
          <w:numId w:val="5"/>
        </w:numPr>
        <w:ind w:left="0" w:firstLine="0"/>
        <w:rPr/>
      </w:pPr>
      <w:ins w:author="i221357 Tooba" w:id="0" w:date="2024-12-03T07:21:25Z">
        <w:r w:rsidDel="00000000" w:rsidR="00000000" w:rsidRPr="00000000">
          <w:rPr/>
          <w:drawing>
            <wp:inline distB="114300" distT="114300" distL="114300" distR="114300">
              <wp:extent cx="6048375" cy="7598093"/>
              <wp:effectExtent b="38100" l="38100" r="38100" t="38100"/>
              <wp:docPr id="8" name="image8.png"/>
              <a:graphic>
                <a:graphicData uri="http://schemas.openxmlformats.org/drawingml/2006/picture">
                  <pic:pic>
                    <pic:nvPicPr>
                      <pic:cNvPr id="0" name="image8.png"/>
                      <pic:cNvPicPr preferRelativeResize="0"/>
                    </pic:nvPicPr>
                    <pic:blipFill>
                      <a:blip r:embed="rId59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048375" cy="7598093"/>
                      </a:xfrm>
                      <a:prstGeom prst="rect"/>
                      <a:ln w="38100">
                        <a:solidFill>
                          <a:srgbClr val="000000"/>
                        </a:solidFill>
                        <a:prstDash val="solid"/>
                      </a:ln>
                    </pic:spPr>
                  </pic:pic>
                </a:graphicData>
              </a:graphic>
            </wp:inline>
          </w:drawing>
        </w:r>
      </w:ins>
      <w:r w:rsidDel="00000000" w:rsidR="00000000" w:rsidRPr="00000000">
        <w:rPr>
          <w:b w:val="1"/>
          <w:vertAlign w:val="baseline"/>
          <w:rtl w:val="0"/>
        </w:rPr>
        <w:t xml:space="preserve">Package Diagram</w:t>
        <w:br w:type="textWrapping"/>
      </w:r>
      <w:del w:author="i221357 Tooba" w:id="0" w:date="2024-12-03T07:21:25Z">
        <w:r w:rsidDel="00000000" w:rsidR="00000000" w:rsidRPr="00000000">
          <w:rPr>
            <w:b w:val="1"/>
            <w:vertAlign w:val="baseline"/>
          </w:rPr>
          <w:drawing>
            <wp:inline distB="114300" distT="114300" distL="114300" distR="114300">
              <wp:extent cx="6048375" cy="7598093"/>
              <wp:effectExtent b="38100" l="38100" r="38100" t="38100"/>
              <wp:docPr id="52" name="image8.png"/>
              <a:graphic>
                <a:graphicData uri="http://schemas.openxmlformats.org/drawingml/2006/picture">
                  <pic:pic>
                    <pic:nvPicPr>
                      <pic:cNvPr id="0" name="image8.png"/>
                      <pic:cNvPicPr preferRelativeResize="0"/>
                    </pic:nvPicPr>
                    <pic:blipFill>
                      <a:blip r:embed="rId59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048375" cy="7598093"/>
                      </a:xfrm>
                      <a:prstGeom prst="rect"/>
                      <a:ln w="38100">
                        <a:solidFill>
                          <a:srgbClr val="000000"/>
                        </a:solidFill>
                        <a:prstDash val="solid"/>
                      </a:ln>
                    </pic:spPr>
                  </pic:pic>
                </a:graphicData>
              </a:graphic>
            </wp:inline>
          </w:drawing>
        </w:r>
      </w:del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pStyle w:val="Heading1"/>
        <w:numPr>
          <w:ilvl w:val="0"/>
          <w:numId w:val="5"/>
        </w:numPr>
        <w:ind w:left="0" w:firstLine="0"/>
        <w:rPr/>
      </w:pPr>
      <w:r w:rsidDel="00000000" w:rsidR="00000000" w:rsidRPr="00000000">
        <w:rPr>
          <w:b w:val="1"/>
          <w:vertAlign w:val="baseline"/>
          <w:rtl w:val="0"/>
        </w:rPr>
        <w:t xml:space="preserve">Deployment Diagram</w:t>
      </w:r>
    </w:p>
    <w:p w:rsidR="00000000" w:rsidDel="00000000" w:rsidP="00000000" w:rsidRDefault="00000000" w:rsidRPr="00000000" w14:paraId="00000349">
      <w:pPr>
        <w:rPr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6126480" cy="3340100"/>
            <wp:effectExtent b="25400" l="25400" r="25400" t="25400"/>
            <wp:docPr id="21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3401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61" w:type="default"/>
      <w:type w:val="nextPage"/>
      <w:pgSz w:h="15840" w:w="12240" w:orient="portrait"/>
      <w:pgMar w:bottom="1440" w:top="1440" w:left="1296" w:right="1296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Arial"/>
  <w:font w:name="Georgia"/>
  <w:font w:name="Calibri"/>
  <w:font w:name="Aptos"/>
  <w:font w:name="Times"/>
  <w:font w:name="Lexend">
    <w:embedRegular w:fontKey="{00000000-0000-0000-0000-000000000000}" r:id="rId1" w:subsetted="0"/>
    <w:embedBold w:fontKey="{00000000-0000-0000-0000-000000000000}" r:id="rId2" w:subsetted="0"/>
  </w:font>
  <w:font w:name="Roboto Mon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4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center"/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5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4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Software</w:t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Requirements Specification for &lt;Project&gt;</w:t>
      <w:tab/>
      <w:tab/>
      <w:t xml:space="preserve">Page </w:t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4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  <w:tab w:val="right" w:leader="none" w:pos="9630"/>
      </w:tabs>
      <w:spacing w:after="0" w:before="0" w:line="240" w:lineRule="auto"/>
      <w:ind w:left="0" w:right="0" w:firstLine="0"/>
      <w:jc w:val="left"/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Software</w:t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Requirements Specification for &lt;Project&gt;</w:t>
      <w:tab/>
      <w:tab/>
      <w:t xml:space="preserve">Page </w:t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vertAlign w:val="baseli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0d0d0d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Times" w:cs="Times" w:eastAsia="Times" w:hAnsi="Times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40" w:before="480" w:lineRule="auto"/>
      <w:ind w:left="0"/>
    </w:pPr>
    <w:rPr>
      <w:rFonts w:ascii="Times" w:cs="Times" w:eastAsia="Times" w:hAnsi="Times"/>
      <w:b w:val="1"/>
      <w:sz w:val="36"/>
      <w:szCs w:val="36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spacing w:after="280" w:before="280" w:lineRule="auto"/>
      <w:ind w:left="0"/>
    </w:pPr>
    <w:rPr>
      <w:rFonts w:ascii="Times" w:cs="Times" w:eastAsia="Times" w:hAnsi="Times"/>
      <w:b w:val="1"/>
      <w:sz w:val="28"/>
      <w:szCs w:val="28"/>
      <w:vertAlign w:val="baseline"/>
    </w:rPr>
  </w:style>
  <w:style w:type="paragraph" w:styleId="Heading3">
    <w:name w:val="heading 3"/>
    <w:basedOn w:val="Normal"/>
    <w:next w:val="Normal"/>
    <w:pPr>
      <w:spacing w:after="240" w:before="240" w:lineRule="auto"/>
      <w:ind w:left="0"/>
    </w:pPr>
    <w:rPr>
      <w:rFonts w:ascii="Times" w:cs="Times" w:eastAsia="Times" w:hAnsi="Times"/>
      <w:b w:val="1"/>
      <w:sz w:val="24"/>
      <w:szCs w:val="24"/>
      <w:vertAlign w:val="baseline"/>
    </w:rPr>
  </w:style>
  <w:style w:type="paragraph" w:styleId="Heading4">
    <w:name w:val="heading 4"/>
    <w:basedOn w:val="Normal"/>
    <w:next w:val="Normal"/>
    <w:pPr>
      <w:keepNext w:val="1"/>
      <w:spacing w:after="60" w:before="240" w:lineRule="auto"/>
      <w:ind w:left="0"/>
      <w:jc w:val="both"/>
    </w:pPr>
    <w:rPr>
      <w:rFonts w:ascii="Times New Roman" w:cs="Times New Roman" w:eastAsia="Times New Roman" w:hAnsi="Times New Roman"/>
      <w:b w:val="1"/>
      <w:i w:val="1"/>
      <w:sz w:val="22"/>
      <w:szCs w:val="22"/>
      <w:vertAlign w:val="baseline"/>
    </w:rPr>
  </w:style>
  <w:style w:type="paragraph" w:styleId="Heading5">
    <w:name w:val="heading 5"/>
    <w:basedOn w:val="Normal"/>
    <w:next w:val="Normal"/>
    <w:pPr>
      <w:spacing w:after="60" w:before="240" w:lineRule="auto"/>
      <w:ind w:left="0"/>
      <w:jc w:val="both"/>
    </w:pPr>
    <w:rPr>
      <w:rFonts w:ascii="Arial" w:cs="Arial" w:eastAsia="Arial" w:hAnsi="Arial"/>
      <w:sz w:val="22"/>
      <w:szCs w:val="22"/>
      <w:vertAlign w:val="baseline"/>
    </w:rPr>
  </w:style>
  <w:style w:type="paragraph" w:styleId="Heading6">
    <w:name w:val="heading 6"/>
    <w:basedOn w:val="Normal"/>
    <w:next w:val="Normal"/>
    <w:pPr>
      <w:spacing w:after="60" w:before="240" w:lineRule="auto"/>
      <w:ind w:left="0"/>
      <w:jc w:val="both"/>
    </w:pPr>
    <w:rPr>
      <w:rFonts w:ascii="Arial" w:cs="Arial" w:eastAsia="Arial" w:hAnsi="Arial"/>
      <w:i w:val="1"/>
      <w:sz w:val="22"/>
      <w:szCs w:val="22"/>
      <w:vertAlign w:val="baseline"/>
    </w:rPr>
  </w:style>
  <w:style w:type="paragraph" w:styleId="Title">
    <w:name w:val="Title"/>
    <w:basedOn w:val="Normal"/>
    <w:next w:val="Normal"/>
    <w:pPr>
      <w:spacing w:after="720" w:before="240" w:line="240" w:lineRule="auto"/>
      <w:jc w:val="right"/>
    </w:pPr>
    <w:rPr>
      <w:rFonts w:ascii="Arial" w:cs="Arial" w:eastAsia="Arial" w:hAnsi="Arial"/>
      <w:b w:val="1"/>
      <w:sz w:val="64"/>
      <w:szCs w:val="64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8.png"/><Relationship Id="rId42" Type="http://schemas.openxmlformats.org/officeDocument/2006/relationships/image" Target="media/image2.png"/><Relationship Id="rId41" Type="http://schemas.openxmlformats.org/officeDocument/2006/relationships/image" Target="media/image19.png"/><Relationship Id="rId44" Type="http://schemas.openxmlformats.org/officeDocument/2006/relationships/image" Target="media/image41.png"/><Relationship Id="rId43" Type="http://schemas.openxmlformats.org/officeDocument/2006/relationships/image" Target="media/image25.png"/><Relationship Id="rId46" Type="http://schemas.openxmlformats.org/officeDocument/2006/relationships/image" Target="media/image35.png"/><Relationship Id="rId45" Type="http://schemas.openxmlformats.org/officeDocument/2006/relationships/image" Target="media/image4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48" Type="http://schemas.openxmlformats.org/officeDocument/2006/relationships/image" Target="media/image1.png"/><Relationship Id="rId47" Type="http://schemas.openxmlformats.org/officeDocument/2006/relationships/image" Target="media/image4.png"/><Relationship Id="rId49" Type="http://schemas.openxmlformats.org/officeDocument/2006/relationships/image" Target="media/image28.png"/><Relationship Id="rId5" Type="http://schemas.openxmlformats.org/officeDocument/2006/relationships/styles" Target="styles.xml"/><Relationship Id="rId6" Type="http://schemas.openxmlformats.org/officeDocument/2006/relationships/footer" Target="footer1.xml"/><Relationship Id="rId7" Type="http://schemas.openxmlformats.org/officeDocument/2006/relationships/header" Target="header1.xml"/><Relationship Id="rId8" Type="http://schemas.openxmlformats.org/officeDocument/2006/relationships/footer" Target="footer2.xml"/><Relationship Id="rId31" Type="http://schemas.openxmlformats.org/officeDocument/2006/relationships/image" Target="media/image31.png"/><Relationship Id="rId30" Type="http://schemas.openxmlformats.org/officeDocument/2006/relationships/image" Target="media/image5.png"/><Relationship Id="rId33" Type="http://schemas.openxmlformats.org/officeDocument/2006/relationships/image" Target="media/image13.png"/><Relationship Id="rId32" Type="http://schemas.openxmlformats.org/officeDocument/2006/relationships/image" Target="media/image33.png"/><Relationship Id="rId35" Type="http://schemas.openxmlformats.org/officeDocument/2006/relationships/image" Target="media/image45.png"/><Relationship Id="rId34" Type="http://schemas.openxmlformats.org/officeDocument/2006/relationships/image" Target="media/image24.png"/><Relationship Id="rId37" Type="http://schemas.openxmlformats.org/officeDocument/2006/relationships/image" Target="media/image22.png"/><Relationship Id="rId36" Type="http://schemas.openxmlformats.org/officeDocument/2006/relationships/image" Target="media/image21.png"/><Relationship Id="rId39" Type="http://schemas.openxmlformats.org/officeDocument/2006/relationships/image" Target="media/image15.png"/><Relationship Id="rId38" Type="http://schemas.openxmlformats.org/officeDocument/2006/relationships/image" Target="media/image29.png"/><Relationship Id="rId61" Type="http://schemas.openxmlformats.org/officeDocument/2006/relationships/header" Target="header2.xml"/><Relationship Id="rId20" Type="http://schemas.openxmlformats.org/officeDocument/2006/relationships/image" Target="media/image48.png"/><Relationship Id="rId22" Type="http://schemas.openxmlformats.org/officeDocument/2006/relationships/image" Target="media/image52.png"/><Relationship Id="rId21" Type="http://schemas.openxmlformats.org/officeDocument/2006/relationships/image" Target="media/image51.png"/><Relationship Id="rId24" Type="http://schemas.openxmlformats.org/officeDocument/2006/relationships/image" Target="media/image27.png"/><Relationship Id="rId23" Type="http://schemas.openxmlformats.org/officeDocument/2006/relationships/image" Target="media/image17.png"/><Relationship Id="rId60" Type="http://schemas.openxmlformats.org/officeDocument/2006/relationships/image" Target="media/image46.png"/><Relationship Id="rId26" Type="http://schemas.openxmlformats.org/officeDocument/2006/relationships/image" Target="media/image23.png"/><Relationship Id="rId25" Type="http://schemas.openxmlformats.org/officeDocument/2006/relationships/image" Target="media/image12.png"/><Relationship Id="rId28" Type="http://schemas.openxmlformats.org/officeDocument/2006/relationships/image" Target="media/image7.png"/><Relationship Id="rId27" Type="http://schemas.openxmlformats.org/officeDocument/2006/relationships/image" Target="media/image47.png"/><Relationship Id="rId29" Type="http://schemas.openxmlformats.org/officeDocument/2006/relationships/image" Target="media/image9.png"/><Relationship Id="rId51" Type="http://schemas.openxmlformats.org/officeDocument/2006/relationships/image" Target="media/image32.png"/><Relationship Id="rId50" Type="http://schemas.openxmlformats.org/officeDocument/2006/relationships/image" Target="media/image6.png"/><Relationship Id="rId53" Type="http://schemas.openxmlformats.org/officeDocument/2006/relationships/image" Target="media/image10.png"/><Relationship Id="rId52" Type="http://schemas.openxmlformats.org/officeDocument/2006/relationships/image" Target="media/image11.png"/><Relationship Id="rId11" Type="http://schemas.openxmlformats.org/officeDocument/2006/relationships/image" Target="media/image30.png"/><Relationship Id="rId55" Type="http://schemas.openxmlformats.org/officeDocument/2006/relationships/image" Target="media/image3.png"/><Relationship Id="rId10" Type="http://schemas.openxmlformats.org/officeDocument/2006/relationships/image" Target="media/image20.png"/><Relationship Id="rId54" Type="http://schemas.openxmlformats.org/officeDocument/2006/relationships/image" Target="media/image26.png"/><Relationship Id="rId13" Type="http://schemas.openxmlformats.org/officeDocument/2006/relationships/image" Target="media/image34.png"/><Relationship Id="rId57" Type="http://schemas.openxmlformats.org/officeDocument/2006/relationships/image" Target="media/image16.png"/><Relationship Id="rId12" Type="http://schemas.openxmlformats.org/officeDocument/2006/relationships/image" Target="media/image37.png"/><Relationship Id="rId56" Type="http://schemas.openxmlformats.org/officeDocument/2006/relationships/image" Target="media/image18.png"/><Relationship Id="rId15" Type="http://schemas.openxmlformats.org/officeDocument/2006/relationships/image" Target="media/image39.png"/><Relationship Id="rId59" Type="http://schemas.openxmlformats.org/officeDocument/2006/relationships/image" Target="media/image8.png"/><Relationship Id="rId14" Type="http://schemas.openxmlformats.org/officeDocument/2006/relationships/image" Target="media/image40.png"/><Relationship Id="rId58" Type="http://schemas.openxmlformats.org/officeDocument/2006/relationships/image" Target="media/image44.png"/><Relationship Id="rId17" Type="http://schemas.openxmlformats.org/officeDocument/2006/relationships/image" Target="media/image43.png"/><Relationship Id="rId16" Type="http://schemas.openxmlformats.org/officeDocument/2006/relationships/image" Target="media/image42.png"/><Relationship Id="rId19" Type="http://schemas.openxmlformats.org/officeDocument/2006/relationships/image" Target="media/image50.png"/><Relationship Id="rId18" Type="http://schemas.openxmlformats.org/officeDocument/2006/relationships/image" Target="media/image3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exend-regular.ttf"/><Relationship Id="rId2" Type="http://schemas.openxmlformats.org/officeDocument/2006/relationships/font" Target="fonts/Lexend-bold.ttf"/><Relationship Id="rId3" Type="http://schemas.openxmlformats.org/officeDocument/2006/relationships/font" Target="fonts/RobotoMono-regular.ttf"/><Relationship Id="rId4" Type="http://schemas.openxmlformats.org/officeDocument/2006/relationships/font" Target="fonts/RobotoMono-bold.ttf"/><Relationship Id="rId5" Type="http://schemas.openxmlformats.org/officeDocument/2006/relationships/font" Target="fonts/RobotoMono-italic.ttf"/><Relationship Id="rId6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